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72191C" w14:textId="256B2223" w:rsidR="00DB3324" w:rsidRPr="00916AC1" w:rsidRDefault="00DB3324" w:rsidP="00DB3324">
      <w:pPr>
        <w:tabs>
          <w:tab w:val="left" w:pos="5850"/>
        </w:tabs>
        <w:jc w:val="center"/>
        <w:rPr>
          <w:ins w:id="0" w:author="Ngoc Khai Nguyen" w:date="2019-07-05T23:18:00Z"/>
          <w:rFonts w:ascii="Times New Roman" w:hAnsi="Times New Roman" w:cs="Times New Roman"/>
          <w:b/>
          <w:bCs/>
          <w:sz w:val="28"/>
          <w:szCs w:val="28"/>
          <w:lang w:val="vi-VN"/>
        </w:rPr>
      </w:pPr>
      <w:ins w:id="1" w:author="Ngoc Khai Nguyen" w:date="2019-07-05T23:18:00Z">
        <w:r w:rsidRPr="00916AC1">
          <w:rPr>
            <w:rFonts w:ascii="Times New Roman" w:hAnsi="Times New Roman" w:cs="Times New Roman"/>
            <w:b/>
            <w:bCs/>
            <w:noProof/>
            <w:sz w:val="28"/>
            <w:szCs w:val="28"/>
          </w:rPr>
          <mc:AlternateContent>
            <mc:Choice Requires="wpg">
              <w:drawing>
                <wp:anchor distT="0" distB="0" distL="114300" distR="114300" simplePos="0" relativeHeight="251660288" behindDoc="1" locked="0" layoutInCell="1" allowOverlap="1" wp14:anchorId="28E38A77" wp14:editId="3C43D125">
                  <wp:simplePos x="0" y="0"/>
                  <wp:positionH relativeFrom="column">
                    <wp:posOffset>-305707</wp:posOffset>
                  </wp:positionH>
                  <wp:positionV relativeFrom="paragraph">
                    <wp:posOffset>-511920</wp:posOffset>
                  </wp:positionV>
                  <wp:extent cx="6407150" cy="9515475"/>
                  <wp:effectExtent l="0" t="0" r="0" b="9525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6407150" cy="9515475"/>
                            <a:chOff x="1985" y="1418"/>
                            <a:chExt cx="8820" cy="14097"/>
                          </a:xfrm>
                        </wpg:grpSpPr>
                        <wpg:grpSp>
                          <wpg:cNvPr id="22" name="Group 4"/>
                          <wpg:cNvGrpSpPr/>
                          <wpg:grpSpPr>
                            <a:xfrm>
                              <a:off x="1985" y="1418"/>
                              <a:ext cx="1905" cy="1920"/>
                              <a:chOff x="1985" y="1418"/>
                              <a:chExt cx="1905" cy="1920"/>
                            </a:xfrm>
                          </wpg:grpSpPr>
                          <pic:pic xmlns:pic="http://schemas.openxmlformats.org/drawingml/2006/picture">
                            <pic:nvPicPr>
                              <pic:cNvPr id="23" name="Picture 5" descr="CRNRC057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 rot="-27000000">
                                <a:off x="1978" y="1425"/>
                                <a:ext cx="1920" cy="1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4" name="Picture 6" descr="CRNRC047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 rot="-27000000">
                                <a:off x="2373" y="1872"/>
                                <a:ext cx="870" cy="8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25" name="Picture 7" descr="J010525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865" y="1544"/>
                              <a:ext cx="4860" cy="1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26" name="Group 8"/>
                          <wpg:cNvGrpSpPr/>
                          <wpg:grpSpPr>
                            <a:xfrm rot="-16200000">
                              <a:off x="8892" y="1418"/>
                              <a:ext cx="1905" cy="1920"/>
                              <a:chOff x="1985" y="1418"/>
                              <a:chExt cx="1905" cy="1920"/>
                            </a:xfrm>
                          </wpg:grpSpPr>
                          <pic:pic xmlns:pic="http://schemas.openxmlformats.org/drawingml/2006/picture">
                            <pic:nvPicPr>
                              <pic:cNvPr id="27" name="Picture 9" descr="CRNRC057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 rot="-27000000">
                                <a:off x="1978" y="1425"/>
                                <a:ext cx="1920" cy="1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8" name="Picture 10" descr="CRNRC047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 rot="-27000000">
                                <a:off x="2373" y="1872"/>
                                <a:ext cx="870" cy="8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29" name="Group 11"/>
                          <wpg:cNvGrpSpPr/>
                          <wpg:grpSpPr>
                            <a:xfrm rot="-5400000">
                              <a:off x="1992" y="13595"/>
                              <a:ext cx="1905" cy="1920"/>
                              <a:chOff x="1985" y="1418"/>
                              <a:chExt cx="1905" cy="1920"/>
                            </a:xfrm>
                          </wpg:grpSpPr>
                          <pic:pic xmlns:pic="http://schemas.openxmlformats.org/drawingml/2006/picture">
                            <pic:nvPicPr>
                              <pic:cNvPr id="30" name="Picture 12" descr="CRNRC057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 rot="-27000000">
                                <a:off x="1978" y="1425"/>
                                <a:ext cx="1920" cy="1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1" name="Picture 13" descr="CRNRC047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 rot="-27000000">
                                <a:off x="2373" y="1872"/>
                                <a:ext cx="870" cy="8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32" name="Group 14"/>
                          <wpg:cNvGrpSpPr/>
                          <wpg:grpSpPr>
                            <a:xfrm rot="-32400000">
                              <a:off x="8899" y="13595"/>
                              <a:ext cx="1905" cy="1920"/>
                              <a:chOff x="1985" y="1418"/>
                              <a:chExt cx="1905" cy="1920"/>
                            </a:xfrm>
                          </wpg:grpSpPr>
                          <pic:pic xmlns:pic="http://schemas.openxmlformats.org/drawingml/2006/picture">
                            <pic:nvPicPr>
                              <pic:cNvPr id="33" name="Picture 15" descr="CRNRC057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 rot="-27000000">
                                <a:off x="1978" y="1425"/>
                                <a:ext cx="1920" cy="1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4" name="Picture 16" descr="CRNRC047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 rot="-27000000">
                                <a:off x="2373" y="1872"/>
                                <a:ext cx="870" cy="8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35" name="Picture 17" descr="BDRSC0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lum bright="6000" contrast="48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525" y="3323"/>
                              <a:ext cx="140" cy="103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6" name="Picture 18" descr="BDRSC0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125" y="3323"/>
                              <a:ext cx="140" cy="10339"/>
                            </a:xfrm>
                            <a:prstGeom prst="rect">
                              <a:avLst/>
                            </a:prstGeom>
                            <a:solidFill>
                              <a:srgbClr val="33CCCC"/>
                            </a:solidFill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7" name="Picture 19" descr="J010525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940" y="15149"/>
                              <a:ext cx="4860" cy="1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30237E0" id="Group 15" o:spid="_x0000_s1026" style="position:absolute;margin-left:-24.05pt;margin-top:-40.3pt;width:504.5pt;height:749.25pt;z-index:-251656192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">
                  <v:group id="Group 4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5" o:spid="_x0000_s102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">
                      <v:imagedata r:id="rId11" o:title="CRNRC057"/>
                    </v:shape>
                    <v:shape id="Picture 6" o:spid="_x0000_s102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">
                      <v:imagedata r:id="rId12" o:title="CRNRC047"/>
                    </v:shape>
                  </v:group>
                  <v:shape id="Picture 7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">
                    <v:imagedata r:id="rId13" o:title="J0105250"/>
                  </v:shape>
                  <v:group id="Group 8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">
                    <v:shape id="Picture 9" o:spid="_x0000_s1032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">
                      <v:imagedata r:id="rId14" o:title="CRNRC057"/>
                    </v:shape>
                    <v:shape id="Picture 10" o:spid="_x0000_s1033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">
                      <v:imagedata r:id="rId12" o:title="CRNRC047"/>
                    </v:shape>
                  </v:group>
                  <v:group id="Group 11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">
                    <v:shape id="Picture 12" o:spid="_x0000_s1035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">
                      <v:imagedata r:id="rId14" o:title="CRNRC057"/>
                    </v:shape>
                    <v:shape id="Picture 13" o:spid="_x0000_s1036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">
                      <v:imagedata r:id="rId12" o:title="CRNRC047"/>
                    </v:shape>
                  </v:group>
                  <v:group id="Group 14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">
                    <v:shape id="Picture 15" o:spid="_x0000_s103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">
                      <v:imagedata r:id="rId11" o:title="CRNRC057"/>
                    </v:shape>
                    <v:shape id="Picture 16" o:spid="_x0000_s103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">
                      <v:imagedata r:id="rId12" o:title="CRNRC047"/>
                    </v:shape>
                  </v:group>
                  <v:shape id="Picture 17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">
                    <v:imagedata r:id="rId15" o:title="BDRSC012" gain="126031f" blacklevel="1966f"/>
                  </v:shape>
                  <v:shape id="Picture 18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" filled="t" fillcolor="#3cc">
                    <v:imagedata r:id="rId15" o:title="BDRSC012"/>
                  </v:shape>
                  <v:shape id="Picture 19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">
                    <v:imagedata r:id="rId13" o:title="J0105250"/>
                  </v:shape>
                </v:group>
              </w:pict>
            </mc:Fallback>
          </mc:AlternateContent>
        </w:r>
        <w:r>
          <w:rPr>
            <w:rFonts w:ascii="Times New Roman" w:hAnsi="Times New Roman" w:cs="Times New Roman"/>
            <w:b/>
            <w:bCs/>
            <w:sz w:val="28"/>
            <w:szCs w:val="28"/>
          </w:rPr>
          <w:t xml:space="preserve"> </w:t>
        </w:r>
        <w:r w:rsidRPr="00916AC1">
          <w:rPr>
            <w:rFonts w:ascii="Times New Roman" w:hAnsi="Times New Roman" w:cs="Times New Roman"/>
            <w:b/>
            <w:bCs/>
            <w:sz w:val="28"/>
            <w:szCs w:val="28"/>
            <w:lang w:val="vi-VN"/>
          </w:rPr>
          <w:t>TRƯỜNG ĐẠI HỌC</w:t>
        </w:r>
        <w:r w:rsidRPr="00916AC1">
          <w:rPr>
            <w:rFonts w:ascii="Times New Roman" w:hAnsi="Times New Roman" w:cs="Times New Roman"/>
            <w:b/>
            <w:bCs/>
            <w:sz w:val="28"/>
            <w:szCs w:val="28"/>
          </w:rPr>
          <w:t xml:space="preserve"> CÔNG NGHỆ THÔNG TIN</w:t>
        </w:r>
      </w:ins>
    </w:p>
    <w:p w14:paraId="1C3A04EA" w14:textId="77777777" w:rsidR="00DB3324" w:rsidRPr="00916AC1" w:rsidRDefault="00DB3324" w:rsidP="00DB3324">
      <w:pPr>
        <w:jc w:val="center"/>
        <w:rPr>
          <w:ins w:id="2" w:author="Ngoc Khai Nguyen" w:date="2019-07-05T23:18:00Z"/>
          <w:rFonts w:ascii="Times New Roman" w:hAnsi="Times New Roman" w:cs="Times New Roman"/>
          <w:b/>
          <w:bCs/>
          <w:sz w:val="28"/>
          <w:szCs w:val="28"/>
        </w:rPr>
      </w:pPr>
      <w:ins w:id="3" w:author="Ngoc Khai Nguyen" w:date="2019-07-05T23:18:00Z">
        <w:r w:rsidRPr="00916AC1">
          <w:rPr>
            <w:rFonts w:ascii="Times New Roman" w:hAnsi="Times New Roman" w:cs="Times New Roman"/>
            <w:b/>
            <w:bCs/>
            <w:sz w:val="28"/>
            <w:szCs w:val="28"/>
          </w:rPr>
          <w:t>ĐẠI HỌC QUỐC GIA TP.HCM</w:t>
        </w:r>
      </w:ins>
    </w:p>
    <w:p w14:paraId="78DB5241" w14:textId="77777777" w:rsidR="00DB3324" w:rsidRDefault="00DB3324" w:rsidP="00DB3324">
      <w:pPr>
        <w:jc w:val="center"/>
        <w:rPr>
          <w:ins w:id="4" w:author="Ngoc Khai Nguyen" w:date="2019-07-05T23:18:00Z"/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10EF923C" w14:textId="77777777" w:rsidR="00DB3324" w:rsidRDefault="00DB3324" w:rsidP="00DB3324">
      <w:pPr>
        <w:jc w:val="center"/>
        <w:rPr>
          <w:ins w:id="5" w:author="Ngoc Khai Nguyen" w:date="2019-07-05T23:18:00Z"/>
          <w:rFonts w:ascii="Times New Roman" w:hAnsi="Times New Roman" w:cs="Times New Roman"/>
          <w:b/>
          <w:bCs/>
          <w:lang w:val="vi-VN"/>
        </w:rPr>
      </w:pPr>
      <w:ins w:id="6" w:author="Ngoc Khai Nguyen" w:date="2019-07-05T23:18:00Z">
        <w:r>
          <w:rPr>
            <w:rFonts w:ascii="Times New Roman" w:hAnsi="Times New Roman" w:cs="Times New Roman"/>
            <w:b/>
            <w:bCs/>
            <w:noProof/>
          </w:rPr>
          <w:drawing>
            <wp:inline distT="0" distB="0" distL="0" distR="0" wp14:anchorId="10BB5116" wp14:editId="7D2267E5">
              <wp:extent cx="2059305" cy="1725295"/>
              <wp:effectExtent l="0" t="0" r="0" b="8255"/>
              <wp:docPr id="14" name="Picture 14" descr="C:\Users\giang\Desktop\tải xuống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" descr="C:\Users\giang\Desktop\tải xuống.png"/>
                      <pic:cNvPicPr>
                        <a:picLocks noChangeAspect="1" noChangeArrowheads="1"/>
                      </pic:cNvPicPr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059305" cy="17252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1C9BCC5" w14:textId="77777777" w:rsidR="00DB3324" w:rsidRPr="00331815" w:rsidRDefault="00DB3324" w:rsidP="00DB3324">
      <w:pPr>
        <w:rPr>
          <w:ins w:id="7" w:author="Ngoc Khai Nguyen" w:date="2019-07-05T23:18:00Z"/>
          <w:rFonts w:ascii="Times New Roman" w:hAnsi="Times New Roman" w:cs="Times New Roman"/>
          <w:b/>
          <w:bCs/>
        </w:rPr>
      </w:pPr>
    </w:p>
    <w:p w14:paraId="435BBB84" w14:textId="77777777" w:rsidR="00DB3324" w:rsidRPr="00B469E6" w:rsidRDefault="00DB3324" w:rsidP="00DB3324">
      <w:pPr>
        <w:jc w:val="center"/>
        <w:rPr>
          <w:ins w:id="8" w:author="Ngoc Khai Nguyen" w:date="2019-07-05T23:18:00Z"/>
          <w:rFonts w:ascii="Times New Roman" w:hAnsi="Times New Roman" w:cs="Times New Roman"/>
          <w:b/>
          <w:bCs/>
          <w:sz w:val="44"/>
          <w:szCs w:val="44"/>
        </w:rPr>
      </w:pPr>
      <w:ins w:id="9" w:author="Ngoc Khai Nguyen" w:date="2019-07-05T23:18:00Z">
        <w:r w:rsidRPr="00B469E6">
          <w:rPr>
            <w:rFonts w:ascii="Times New Roman" w:hAnsi="Times New Roman" w:cs="Times New Roman"/>
            <w:b/>
            <w:bCs/>
            <w:sz w:val="44"/>
            <w:szCs w:val="44"/>
          </w:rPr>
          <w:t>NHẬP MÔN CÔNG NGHỆ PHẦN MỀM</w:t>
        </w:r>
      </w:ins>
    </w:p>
    <w:p w14:paraId="31358AA6" w14:textId="77777777" w:rsidR="00DB3324" w:rsidRPr="00331815" w:rsidRDefault="00DB3324" w:rsidP="00DB3324">
      <w:pPr>
        <w:jc w:val="both"/>
        <w:rPr>
          <w:ins w:id="10" w:author="Ngoc Khai Nguyen" w:date="2019-07-05T23:18:00Z"/>
          <w:rFonts w:ascii="Times New Roman" w:hAnsi="Times New Roman" w:cs="Times New Roman"/>
          <w:b/>
          <w:bCs/>
        </w:rPr>
      </w:pPr>
    </w:p>
    <w:p w14:paraId="6E14D805" w14:textId="77777777" w:rsidR="00DB3324" w:rsidRDefault="00DB3324" w:rsidP="00DB3324">
      <w:pPr>
        <w:tabs>
          <w:tab w:val="left" w:pos="2977"/>
        </w:tabs>
        <w:jc w:val="center"/>
        <w:rPr>
          <w:ins w:id="11" w:author="Ngoc Khai Nguyen" w:date="2019-07-05T23:18:00Z"/>
          <w:rFonts w:ascii="Times New Roman" w:hAnsi="Times New Roman" w:cs="Times New Roman"/>
          <w:bCs/>
          <w:sz w:val="36"/>
        </w:rPr>
      </w:pPr>
      <w:ins w:id="12" w:author="Ngoc Khai Nguyen" w:date="2019-07-05T23:18:00Z">
        <w:r>
          <w:rPr>
            <w:rFonts w:ascii="Times New Roman" w:hAnsi="Times New Roman" w:cs="Times New Roman"/>
            <w:b/>
            <w:bCs/>
            <w:i/>
            <w:iCs/>
            <w:sz w:val="36"/>
            <w:u w:val="single"/>
            <w:lang w:val="vi-VN"/>
          </w:rPr>
          <w:t>ĐỀ TÀI</w:t>
        </w:r>
        <w:r>
          <w:rPr>
            <w:rFonts w:ascii="Times New Roman" w:hAnsi="Times New Roman" w:cs="Times New Roman"/>
            <w:bCs/>
            <w:sz w:val="36"/>
            <w:lang w:val="vi-VN"/>
          </w:rPr>
          <w:t>:</w:t>
        </w:r>
        <w:r>
          <w:rPr>
            <w:rFonts w:ascii="Times New Roman" w:hAnsi="Times New Roman" w:cs="Times New Roman"/>
            <w:bCs/>
            <w:sz w:val="36"/>
          </w:rPr>
          <w:t xml:space="preserve"> QUẢN LÝ NHÀ SÁCH</w:t>
        </w:r>
      </w:ins>
    </w:p>
    <w:p w14:paraId="30B0303A" w14:textId="77777777" w:rsidR="00DB3324" w:rsidRPr="00331815" w:rsidRDefault="00DB3324" w:rsidP="00DB3324">
      <w:pPr>
        <w:rPr>
          <w:ins w:id="13" w:author="Ngoc Khai Nguyen" w:date="2019-07-05T23:18:00Z"/>
          <w:rFonts w:ascii="Times New Roman" w:hAnsi="Times New Roman" w:cs="Times New Roman"/>
          <w:b/>
          <w:bCs/>
        </w:rPr>
      </w:pPr>
    </w:p>
    <w:p w14:paraId="7236F703" w14:textId="77777777" w:rsidR="00DB3324" w:rsidRPr="00B469E6" w:rsidRDefault="00DB3324" w:rsidP="00DB3324">
      <w:pPr>
        <w:tabs>
          <w:tab w:val="left" w:pos="1000"/>
          <w:tab w:val="left" w:pos="3800"/>
          <w:tab w:val="center" w:pos="5760"/>
        </w:tabs>
        <w:rPr>
          <w:ins w:id="14" w:author="Ngoc Khai Nguyen" w:date="2019-07-05T23:18:00Z"/>
          <w:rFonts w:ascii="Times New Roman" w:hAnsi="Times New Roman" w:cs="Times New Roman"/>
          <w:b/>
          <w:bCs/>
          <w:sz w:val="28"/>
        </w:rPr>
      </w:pPr>
      <w:ins w:id="15" w:author="Ngoc Khai Nguyen" w:date="2019-07-05T23:18:00Z">
        <w:r>
          <w:rPr>
            <w:rFonts w:ascii="Times New Roman" w:hAnsi="Times New Roman" w:cs="Times New Roman"/>
            <w:b/>
            <w:bCs/>
            <w:sz w:val="28"/>
            <w:lang w:val="vi-VN"/>
          </w:rPr>
          <w:t xml:space="preserve">   </w:t>
        </w:r>
        <w:r>
          <w:rPr>
            <w:rFonts w:ascii="Times New Roman" w:hAnsi="Times New Roman" w:cs="Times New Roman"/>
            <w:b/>
            <w:bCs/>
            <w:sz w:val="28"/>
          </w:rPr>
          <w:tab/>
        </w:r>
        <w:proofErr w:type="spellStart"/>
        <w:r>
          <w:rPr>
            <w:rFonts w:ascii="Times New Roman" w:hAnsi="Times New Roman" w:cs="Times New Roman"/>
            <w:b/>
            <w:bCs/>
            <w:sz w:val="28"/>
            <w:lang w:val="vi-VN"/>
          </w:rPr>
          <w:t>Giảng</w:t>
        </w:r>
        <w:proofErr w:type="spellEnd"/>
        <w:r>
          <w:rPr>
            <w:rFonts w:ascii="Times New Roman" w:hAnsi="Times New Roman" w:cs="Times New Roman"/>
            <w:b/>
            <w:bCs/>
            <w:sz w:val="28"/>
            <w:lang w:val="vi-VN"/>
          </w:rPr>
          <w:t xml:space="preserve"> viên </w:t>
        </w:r>
        <w:proofErr w:type="spellStart"/>
        <w:r>
          <w:rPr>
            <w:rFonts w:ascii="Times New Roman" w:hAnsi="Times New Roman" w:cs="Times New Roman"/>
            <w:b/>
            <w:bCs/>
            <w:sz w:val="28"/>
            <w:lang w:val="vi-VN"/>
          </w:rPr>
          <w:t>hướng</w:t>
        </w:r>
        <w:proofErr w:type="spellEnd"/>
        <w:r>
          <w:rPr>
            <w:rFonts w:ascii="Times New Roman" w:hAnsi="Times New Roman" w:cs="Times New Roman"/>
            <w:b/>
            <w:bCs/>
            <w:sz w:val="28"/>
            <w:lang w:val="vi-VN"/>
          </w:rPr>
          <w:t xml:space="preserve"> </w:t>
        </w:r>
        <w:proofErr w:type="spellStart"/>
        <w:r>
          <w:rPr>
            <w:rFonts w:ascii="Times New Roman" w:hAnsi="Times New Roman" w:cs="Times New Roman"/>
            <w:b/>
            <w:bCs/>
            <w:sz w:val="28"/>
            <w:lang w:val="vi-VN"/>
          </w:rPr>
          <w:t>dẫn</w:t>
        </w:r>
        <w:proofErr w:type="spellEnd"/>
        <w:r>
          <w:rPr>
            <w:rFonts w:ascii="Times New Roman" w:hAnsi="Times New Roman" w:cs="Times New Roman"/>
            <w:b/>
            <w:bCs/>
            <w:sz w:val="28"/>
            <w:lang w:val="vi-VN"/>
          </w:rPr>
          <w:t xml:space="preserve"> </w:t>
        </w:r>
        <w:r>
          <w:rPr>
            <w:rFonts w:ascii="Times New Roman" w:hAnsi="Times New Roman" w:cs="Times New Roman"/>
            <w:b/>
            <w:bCs/>
            <w:sz w:val="28"/>
          </w:rPr>
          <w:tab/>
        </w:r>
        <w:r>
          <w:rPr>
            <w:rFonts w:ascii="Times New Roman" w:hAnsi="Times New Roman" w:cs="Times New Roman"/>
            <w:b/>
            <w:bCs/>
            <w:sz w:val="28"/>
            <w:lang w:val="vi-VN"/>
          </w:rPr>
          <w:t xml:space="preserve">: </w:t>
        </w:r>
        <w:r>
          <w:rPr>
            <w:rFonts w:ascii="Times New Roman" w:hAnsi="Times New Roman" w:cs="Times New Roman"/>
            <w:b/>
            <w:bCs/>
            <w:sz w:val="28"/>
          </w:rPr>
          <w:t xml:space="preserve">  NGUYỄN CÔNG HOAN</w:t>
        </w:r>
      </w:ins>
    </w:p>
    <w:p w14:paraId="41AF150B" w14:textId="77777777" w:rsidR="00DB3324" w:rsidRPr="00B469E6" w:rsidRDefault="00DB3324" w:rsidP="00DB3324">
      <w:pPr>
        <w:pStyle w:val="u1"/>
        <w:tabs>
          <w:tab w:val="left" w:pos="1000"/>
          <w:tab w:val="left" w:pos="3828"/>
          <w:tab w:val="left" w:pos="7655"/>
        </w:tabs>
        <w:spacing w:line="360" w:lineRule="auto"/>
        <w:rPr>
          <w:ins w:id="16" w:author="Ngoc Khai Nguyen" w:date="2019-07-05T23:18:00Z"/>
          <w:sz w:val="28"/>
          <w:szCs w:val="28"/>
        </w:rPr>
      </w:pPr>
      <w:ins w:id="17" w:author="Ngoc Khai Nguyen" w:date="2019-07-05T23:18:00Z">
        <w:r>
          <w:rPr>
            <w:sz w:val="28"/>
            <w:lang w:val="vi-VN"/>
          </w:rPr>
          <w:t xml:space="preserve">           </w:t>
        </w:r>
        <w:r>
          <w:rPr>
            <w:sz w:val="28"/>
          </w:rPr>
          <w:tab/>
        </w:r>
        <w:r>
          <w:rPr>
            <w:sz w:val="28"/>
            <w:lang w:val="vi-VN"/>
          </w:rPr>
          <w:t xml:space="preserve">Sinh viên </w:t>
        </w:r>
        <w:proofErr w:type="spellStart"/>
        <w:r>
          <w:rPr>
            <w:sz w:val="28"/>
            <w:lang w:val="vi-VN"/>
          </w:rPr>
          <w:t>thực</w:t>
        </w:r>
        <w:proofErr w:type="spellEnd"/>
        <w:r>
          <w:rPr>
            <w:sz w:val="28"/>
            <w:lang w:val="vi-VN"/>
          </w:rPr>
          <w:t xml:space="preserve"> </w:t>
        </w:r>
        <w:proofErr w:type="spellStart"/>
        <w:r>
          <w:rPr>
            <w:sz w:val="28"/>
            <w:lang w:val="vi-VN"/>
          </w:rPr>
          <w:t>hiện</w:t>
        </w:r>
        <w:proofErr w:type="spellEnd"/>
        <w:r>
          <w:rPr>
            <w:sz w:val="28"/>
            <w:lang w:val="vi-VN"/>
          </w:rPr>
          <w:t xml:space="preserve">      </w:t>
        </w:r>
        <w:r>
          <w:rPr>
            <w:sz w:val="28"/>
          </w:rPr>
          <w:t xml:space="preserve"> </w:t>
        </w:r>
        <w:r w:rsidRPr="00916AC1">
          <w:rPr>
            <w:sz w:val="28"/>
            <w:szCs w:val="28"/>
            <w:lang w:val="vi-VN"/>
          </w:rPr>
          <w:t xml:space="preserve">: </w:t>
        </w:r>
        <w:r>
          <w:rPr>
            <w:sz w:val="28"/>
            <w:szCs w:val="28"/>
          </w:rPr>
          <w:t xml:space="preserve">  </w:t>
        </w:r>
        <w:r w:rsidRPr="00916AC1">
          <w:rPr>
            <w:sz w:val="28"/>
            <w:szCs w:val="28"/>
          </w:rPr>
          <w:t xml:space="preserve">NGUYỄN NGỌC </w:t>
        </w:r>
        <w:r>
          <w:rPr>
            <w:sz w:val="28"/>
            <w:szCs w:val="28"/>
          </w:rPr>
          <w:t>HIỂN</w:t>
        </w:r>
        <w:r w:rsidRPr="00916AC1">
          <w:rPr>
            <w:sz w:val="28"/>
            <w:szCs w:val="28"/>
          </w:rPr>
          <w:tab/>
          <w:t>(17520</w:t>
        </w:r>
        <w:r>
          <w:rPr>
            <w:sz w:val="28"/>
            <w:szCs w:val="28"/>
          </w:rPr>
          <w:t>460</w:t>
        </w:r>
        <w:r w:rsidRPr="00916AC1">
          <w:rPr>
            <w:sz w:val="28"/>
            <w:szCs w:val="28"/>
          </w:rPr>
          <w:t>)</w:t>
        </w:r>
        <w:r w:rsidRPr="00916AC1">
          <w:rPr>
            <w:sz w:val="28"/>
            <w:szCs w:val="28"/>
          </w:rPr>
          <w:tab/>
        </w:r>
      </w:ins>
    </w:p>
    <w:p w14:paraId="74C710A6" w14:textId="77777777" w:rsidR="00DB3324" w:rsidRDefault="00DB3324" w:rsidP="00DB3324">
      <w:pPr>
        <w:tabs>
          <w:tab w:val="left" w:pos="1000"/>
          <w:tab w:val="left" w:pos="3800"/>
          <w:tab w:val="center" w:pos="5760"/>
        </w:tabs>
        <w:rPr>
          <w:ins w:id="18" w:author="Ngoc Khai Nguyen" w:date="2019-07-05T23:18:00Z"/>
          <w:rFonts w:ascii="Times New Roman" w:hAnsi="Times New Roman" w:cs="Times New Roman"/>
          <w:b/>
          <w:bCs/>
          <w:sz w:val="28"/>
        </w:rPr>
      </w:pPr>
      <w:ins w:id="19" w:author="Ngoc Khai Nguyen" w:date="2019-07-05T23:18:00Z">
        <w:r>
          <w:rPr>
            <w:rFonts w:ascii="Times New Roman" w:hAnsi="Times New Roman" w:cs="Times New Roman"/>
            <w:b/>
            <w:bCs/>
            <w:sz w:val="28"/>
          </w:rPr>
          <w:tab/>
        </w:r>
        <w:proofErr w:type="spellStart"/>
        <w:r>
          <w:rPr>
            <w:rFonts w:ascii="Times New Roman" w:hAnsi="Times New Roman" w:cs="Times New Roman"/>
            <w:b/>
            <w:bCs/>
            <w:sz w:val="28"/>
            <w:lang w:val="vi-VN"/>
          </w:rPr>
          <w:t>Lớp</w:t>
        </w:r>
        <w:proofErr w:type="spellEnd"/>
        <w:r>
          <w:rPr>
            <w:rFonts w:ascii="Times New Roman" w:hAnsi="Times New Roman" w:cs="Times New Roman"/>
            <w:b/>
            <w:bCs/>
            <w:sz w:val="28"/>
            <w:lang w:val="vi-VN"/>
          </w:rPr>
          <w:t xml:space="preserve">                               </w:t>
        </w:r>
        <w:r>
          <w:rPr>
            <w:rFonts w:ascii="Times New Roman" w:hAnsi="Times New Roman" w:cs="Times New Roman"/>
            <w:b/>
            <w:bCs/>
            <w:sz w:val="28"/>
          </w:rPr>
          <w:t xml:space="preserve">  </w:t>
        </w:r>
        <w:r>
          <w:rPr>
            <w:rFonts w:ascii="Times New Roman" w:hAnsi="Times New Roman" w:cs="Times New Roman"/>
            <w:b/>
            <w:bCs/>
            <w:sz w:val="28"/>
            <w:lang w:val="vi-VN"/>
          </w:rPr>
          <w:t>:</w:t>
        </w:r>
        <w:r>
          <w:rPr>
            <w:rFonts w:ascii="Times New Roman" w:hAnsi="Times New Roman" w:cs="Times New Roman"/>
            <w:b/>
            <w:bCs/>
            <w:sz w:val="28"/>
          </w:rPr>
          <w:t xml:space="preserve">  </w:t>
        </w:r>
        <w:r>
          <w:rPr>
            <w:rFonts w:ascii="Times New Roman" w:hAnsi="Times New Roman" w:cs="Times New Roman"/>
            <w:b/>
            <w:bCs/>
            <w:i/>
            <w:sz w:val="28"/>
            <w:lang w:val="vi-VN"/>
          </w:rPr>
          <w:t xml:space="preserve"> </w:t>
        </w:r>
        <w:r>
          <w:rPr>
            <w:rStyle w:val="Manh"/>
            <w:rFonts w:ascii="Times New Roman" w:hAnsi="Times New Roman" w:cs="Times New Roman"/>
            <w:sz w:val="28"/>
            <w:szCs w:val="28"/>
          </w:rPr>
          <w:t>SE104.J22.PMCL</w:t>
        </w:r>
      </w:ins>
    </w:p>
    <w:p w14:paraId="13D69F5A" w14:textId="77777777" w:rsidR="00DB3324" w:rsidRDefault="00DB3324" w:rsidP="00DB3324">
      <w:pPr>
        <w:pStyle w:val="u2"/>
        <w:rPr>
          <w:ins w:id="20" w:author="Ngoc Khai Nguyen" w:date="2019-07-05T23:18:00Z"/>
          <w:rFonts w:ascii="Times New Roman" w:hAnsi="Times New Roman"/>
        </w:rPr>
      </w:pPr>
      <w:ins w:id="21" w:author="Ngoc Khai Nguyen" w:date="2019-07-05T23:18:00Z">
        <w:r>
          <w:rPr>
            <w:rFonts w:ascii="Times New Roman" w:hAnsi="Times New Roman"/>
            <w:lang w:val="vi-VN"/>
          </w:rPr>
          <w:t xml:space="preserve">            </w:t>
        </w:r>
        <w:r>
          <w:rPr>
            <w:rFonts w:ascii="Times New Roman" w:hAnsi="Times New Roman"/>
          </w:rPr>
          <w:t xml:space="preserve">                   </w:t>
        </w:r>
      </w:ins>
    </w:p>
    <w:p w14:paraId="2BABFAAA" w14:textId="77777777" w:rsidR="00DB3324" w:rsidRDefault="00DB3324" w:rsidP="00DB3324">
      <w:pPr>
        <w:rPr>
          <w:ins w:id="22" w:author="Ngoc Khai Nguyen" w:date="2019-07-05T23:18:00Z"/>
          <w:rFonts w:ascii="Times New Roman" w:hAnsi="Times New Roman" w:cs="Times New Roman"/>
          <w:b/>
          <w:bCs/>
          <w:sz w:val="28"/>
          <w:szCs w:val="24"/>
        </w:rPr>
      </w:pPr>
    </w:p>
    <w:p w14:paraId="7FBC23B8" w14:textId="77777777" w:rsidR="00DB3324" w:rsidRDefault="00DB3324" w:rsidP="00DB3324">
      <w:pPr>
        <w:rPr>
          <w:ins w:id="23" w:author="Ngoc Khai Nguyen" w:date="2019-07-05T23:18:00Z"/>
          <w:rFonts w:ascii="Times New Roman" w:hAnsi="Times New Roman" w:cs="Times New Roman"/>
          <w:b/>
          <w:bCs/>
          <w:sz w:val="28"/>
          <w:szCs w:val="24"/>
        </w:rPr>
      </w:pPr>
    </w:p>
    <w:p w14:paraId="6FB3537C" w14:textId="77777777" w:rsidR="00DB3324" w:rsidRDefault="00DB3324" w:rsidP="00DB3324">
      <w:pPr>
        <w:rPr>
          <w:ins w:id="24" w:author="Ngoc Khai Nguyen" w:date="2019-07-05T23:18:00Z"/>
          <w:rFonts w:ascii="Times New Roman" w:hAnsi="Times New Roman" w:cs="Times New Roman"/>
          <w:b/>
          <w:bCs/>
          <w:sz w:val="28"/>
          <w:szCs w:val="24"/>
        </w:rPr>
      </w:pPr>
    </w:p>
    <w:p w14:paraId="4D96AFD0" w14:textId="77777777" w:rsidR="00DB3324" w:rsidRDefault="00DB3324" w:rsidP="00DB3324">
      <w:pPr>
        <w:jc w:val="center"/>
        <w:rPr>
          <w:ins w:id="25" w:author="Ngoc Khai Nguyen" w:date="2019-07-05T23:18:00Z"/>
          <w:rFonts w:ascii="Times New Roman" w:hAnsi="Times New Roman" w:cs="Times New Roman"/>
          <w:b/>
          <w:bCs/>
          <w:sz w:val="28"/>
          <w:szCs w:val="24"/>
        </w:rPr>
      </w:pPr>
      <w:ins w:id="26" w:author="Ngoc Khai Nguyen" w:date="2019-07-05T23:18:00Z">
        <w:r>
          <w:rPr>
            <w:rFonts w:ascii="Times New Roman" w:hAnsi="Times New Roman" w:cs="Times New Roman"/>
            <w:b/>
            <w:bCs/>
            <w:sz w:val="28"/>
            <w:szCs w:val="24"/>
          </w:rPr>
          <w:t>TP.HCM 2019</w:t>
        </w:r>
      </w:ins>
    </w:p>
    <w:p w14:paraId="5B695642" w14:textId="2BF8B128" w:rsidR="00DB3324" w:rsidRDefault="00DB3324" w:rsidP="007E56BA">
      <w:pPr>
        <w:jc w:val="center"/>
        <w:rPr>
          <w:ins w:id="27" w:author="Ngoc Khai Nguyen" w:date="2019-07-05T23:18:00Z"/>
          <w:sz w:val="40"/>
        </w:rPr>
      </w:pPr>
    </w:p>
    <w:p w14:paraId="7EB113D5" w14:textId="6A52DD72" w:rsidR="00DB3324" w:rsidRDefault="00DB3324" w:rsidP="007E56BA">
      <w:pPr>
        <w:jc w:val="center"/>
        <w:rPr>
          <w:ins w:id="28" w:author="Ngoc Khai Nguyen" w:date="2019-07-05T23:18:00Z"/>
          <w:sz w:val="40"/>
        </w:rPr>
      </w:pPr>
    </w:p>
    <w:p w14:paraId="08063D0D" w14:textId="77777777" w:rsidR="00DB3324" w:rsidRDefault="00DB3324" w:rsidP="007E56BA">
      <w:pPr>
        <w:jc w:val="center"/>
        <w:rPr>
          <w:ins w:id="29" w:author="Ngoc Khai Nguyen" w:date="2019-07-05T23:18:00Z"/>
          <w:sz w:val="40"/>
        </w:rPr>
      </w:pPr>
    </w:p>
    <w:p w14:paraId="2571EFF8" w14:textId="77777777" w:rsidR="00990D7E" w:rsidRDefault="00DB3324" w:rsidP="00990D7E">
      <w:pPr>
        <w:spacing w:after="0" w:line="360" w:lineRule="auto"/>
        <w:jc w:val="center"/>
        <w:rPr>
          <w:ins w:id="30" w:author="Ngọc Hiển nguyễn" w:date="2019-07-06T00:23:00Z"/>
          <w:rFonts w:ascii="Times New Roman" w:hAnsi="Times New Roman" w:cs="Times New Roman"/>
          <w:sz w:val="26"/>
          <w:szCs w:val="26"/>
        </w:rPr>
      </w:pPr>
      <w:ins w:id="31" w:author="Ngoc Khai Nguyen" w:date="2019-07-05T23:18:00Z">
        <w:r>
          <w:rPr>
            <w:sz w:val="40"/>
          </w:rPr>
          <w:br w:type="page"/>
        </w:r>
      </w:ins>
      <w:ins w:id="32" w:author="Ngọc Hiển nguyễn" w:date="2019-07-06T00:23:00Z">
        <w:r w:rsidR="00990D7E">
          <w:rPr>
            <w:rFonts w:ascii="Times New Roman" w:hAnsi="Times New Roman" w:cs="Times New Roman"/>
            <w:sz w:val="26"/>
            <w:szCs w:val="26"/>
          </w:rPr>
          <w:lastRenderedPageBreak/>
          <w:t>LỜI CẢM ƠN</w:t>
        </w:r>
      </w:ins>
    </w:p>
    <w:p w14:paraId="1F0FD00B" w14:textId="77777777" w:rsidR="00990D7E" w:rsidRDefault="00990D7E" w:rsidP="00990D7E">
      <w:pPr>
        <w:spacing w:after="0" w:line="360" w:lineRule="auto"/>
        <w:jc w:val="center"/>
        <w:rPr>
          <w:ins w:id="33" w:author="Ngọc Hiển nguyễn" w:date="2019-07-06T00:23:00Z"/>
          <w:rFonts w:ascii="Times New Roman" w:hAnsi="Times New Roman" w:cs="Times New Roman"/>
          <w:sz w:val="26"/>
          <w:szCs w:val="26"/>
        </w:rPr>
      </w:pPr>
    </w:p>
    <w:p w14:paraId="3CACEC65" w14:textId="141E059B" w:rsidR="00990D7E" w:rsidRDefault="00990D7E" w:rsidP="00990D7E">
      <w:pPr>
        <w:spacing w:after="0" w:line="360" w:lineRule="auto"/>
        <w:ind w:firstLine="720"/>
        <w:rPr>
          <w:ins w:id="34" w:author="Ngọc Hiển nguyễn" w:date="2019-07-06T00:23:00Z"/>
          <w:rFonts w:ascii="Times New Roman" w:hAnsi="Times New Roman" w:cs="Times New Roman"/>
          <w:sz w:val="26"/>
          <w:szCs w:val="26"/>
        </w:rPr>
      </w:pPr>
      <w:proofErr w:type="spellStart"/>
      <w:ins w:id="35" w:author="Ngọc Hiển nguyễn" w:date="2019-07-06T00:23:00Z">
        <w:r>
          <w:rPr>
            <w:rFonts w:ascii="Times New Roman" w:hAnsi="Times New Roman" w:cs="Times New Roman"/>
            <w:sz w:val="26"/>
            <w:szCs w:val="26"/>
          </w:rPr>
          <w:t>Lời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nói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đầu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tiên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,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nhóm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xin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chân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thành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cảm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ơn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Thầy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Nguyễn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Công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proofErr w:type="gramStart"/>
        <w:r>
          <w:rPr>
            <w:rFonts w:ascii="Times New Roman" w:hAnsi="Times New Roman" w:cs="Times New Roman"/>
            <w:sz w:val="26"/>
            <w:szCs w:val="26"/>
          </w:rPr>
          <w:t>Hoan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(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giáo</w:t>
        </w:r>
        <w:proofErr w:type="spellEnd"/>
        <w:proofErr w:type="gram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viên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dạy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môn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</w:ins>
      <w:proofErr w:type="spellStart"/>
      <w:ins w:id="36" w:author="Ngọc Hiển nguyễn" w:date="2019-07-06T00:24:00Z">
        <w:r>
          <w:rPr>
            <w:rFonts w:ascii="Times New Roman" w:hAnsi="Times New Roman" w:cs="Times New Roman"/>
            <w:sz w:val="26"/>
            <w:szCs w:val="26"/>
          </w:rPr>
          <w:t>nhập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môn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công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nghệ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phần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mềm</w:t>
        </w:r>
      </w:ins>
      <w:proofErr w:type="spellEnd"/>
      <w:ins w:id="37" w:author="Ngọc Hiển nguyễn" w:date="2019-07-06T00:23:00Z">
        <w:r>
          <w:rPr>
            <w:rFonts w:ascii="Times New Roman" w:hAnsi="Times New Roman" w:cs="Times New Roman"/>
            <w:sz w:val="26"/>
            <w:szCs w:val="26"/>
          </w:rPr>
          <w:t xml:space="preserve">). </w:t>
        </w:r>
      </w:ins>
      <w:proofErr w:type="spellStart"/>
      <w:ins w:id="38" w:author="Ngọc Hiển nguyễn" w:date="2019-07-06T00:24:00Z">
        <w:r>
          <w:rPr>
            <w:rFonts w:ascii="Times New Roman" w:hAnsi="Times New Roman" w:cs="Times New Roman"/>
            <w:sz w:val="26"/>
            <w:szCs w:val="26"/>
          </w:rPr>
          <w:t>Thầy</w:t>
        </w:r>
      </w:ins>
      <w:proofErr w:type="spellEnd"/>
      <w:ins w:id="39" w:author="Ngọc Hiển nguyễn" w:date="2019-07-06T00:23:00Z"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đã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truyền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đạt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và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cung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cấp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tất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cả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kiền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thức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chỉ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bảo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và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đóng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góp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những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ý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kiến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quý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báu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giúp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nhóm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hoàn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thành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được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đồ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án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môn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học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của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mình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>.</w:t>
        </w:r>
      </w:ins>
    </w:p>
    <w:p w14:paraId="50F5B396" w14:textId="77777777" w:rsidR="00990D7E" w:rsidRDefault="00990D7E" w:rsidP="00990D7E">
      <w:pPr>
        <w:spacing w:after="0" w:line="360" w:lineRule="auto"/>
        <w:rPr>
          <w:ins w:id="40" w:author="Ngọc Hiển nguyễn" w:date="2019-07-06T00:23:00Z"/>
          <w:rFonts w:ascii="Times New Roman" w:hAnsi="Times New Roman" w:cs="Times New Roman"/>
          <w:sz w:val="26"/>
          <w:szCs w:val="26"/>
        </w:rPr>
      </w:pPr>
    </w:p>
    <w:p w14:paraId="7CF7539C" w14:textId="405F385E" w:rsidR="00990D7E" w:rsidRDefault="00990D7E" w:rsidP="00990D7E">
      <w:pPr>
        <w:spacing w:after="0" w:line="360" w:lineRule="auto"/>
        <w:ind w:firstLine="720"/>
        <w:rPr>
          <w:ins w:id="41" w:author="Ngọc Hiển nguyễn" w:date="2019-07-06T00:23:00Z"/>
          <w:rFonts w:ascii="Times New Roman" w:hAnsi="Times New Roman" w:cs="Times New Roman"/>
          <w:sz w:val="26"/>
          <w:szCs w:val="26"/>
        </w:rPr>
      </w:pPr>
      <w:proofErr w:type="spellStart"/>
      <w:ins w:id="42" w:author="Ngọc Hiển nguyễn" w:date="2019-07-06T00:23:00Z">
        <w:r w:rsidRPr="00495D41">
          <w:rPr>
            <w:rFonts w:ascii="Times New Roman" w:hAnsi="Times New Roman" w:cs="Times New Roman"/>
            <w:sz w:val="26"/>
            <w:szCs w:val="26"/>
          </w:rPr>
          <w:t>Xuất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phát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từ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mục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đích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học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tập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,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tìm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hiểu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sâu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hơn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các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kiến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thức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về</w:t>
        </w:r>
      </w:ins>
      <w:proofErr w:type="spellEnd"/>
      <w:ins w:id="43" w:author="Ngọc Hiển nguyễn" w:date="2019-07-06T00:25:00Z"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phần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mềm</w:t>
        </w:r>
      </w:ins>
      <w:proofErr w:type="spellEnd"/>
      <w:ins w:id="44" w:author="Ngọc Hiển nguyễn" w:date="2019-07-06T00:23:00Z">
        <w:r w:rsidRPr="00495D41">
          <w:rPr>
            <w:rFonts w:ascii="Times New Roman" w:hAnsi="Times New Roman" w:cs="Times New Roman"/>
            <w:sz w:val="26"/>
            <w:szCs w:val="26"/>
          </w:rPr>
          <w:t xml:space="preserve">,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cũng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như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tìm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hiểu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thêm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về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quy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trình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nghiệp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vụ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của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các</w:t>
        </w:r>
      </w:ins>
      <w:proofErr w:type="spellEnd"/>
      <w:ins w:id="45" w:author="Ngọc Hiển nguyễn" w:date="2019-07-06T00:25:00Z"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Nhà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Sách</w:t>
        </w:r>
      </w:ins>
      <w:proofErr w:type="spellEnd"/>
      <w:ins w:id="46" w:author="Ngọc Hiển nguyễn" w:date="2019-07-06T00:23:00Z">
        <w:r w:rsidRPr="00495D41">
          <w:rPr>
            <w:rFonts w:ascii="Times New Roman" w:hAnsi="Times New Roman" w:cs="Times New Roman"/>
            <w:sz w:val="26"/>
            <w:szCs w:val="26"/>
          </w:rPr>
          <w:t xml:space="preserve">,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nhóm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em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đã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thực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hiện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đồ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án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“</w:t>
        </w:r>
      </w:ins>
      <w:proofErr w:type="spellStart"/>
      <w:ins w:id="47" w:author="Ngọc Hiển nguyễn" w:date="2019-07-06T00:26:00Z">
        <w:r>
          <w:rPr>
            <w:rFonts w:ascii="Times New Roman" w:hAnsi="Times New Roman" w:cs="Times New Roman"/>
            <w:sz w:val="26"/>
            <w:szCs w:val="26"/>
          </w:rPr>
          <w:t>Quản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lý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nhà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sách</w:t>
        </w:r>
      </w:ins>
      <w:proofErr w:type="spellEnd"/>
      <w:ins w:id="48" w:author="Ngọc Hiển nguyễn" w:date="2019-07-06T00:23:00Z">
        <w:r w:rsidRPr="00495D41">
          <w:rPr>
            <w:rFonts w:ascii="Times New Roman" w:hAnsi="Times New Roman" w:cs="Times New Roman"/>
            <w:sz w:val="26"/>
            <w:szCs w:val="26"/>
          </w:rPr>
          <w:t xml:space="preserve">”.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Trong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quá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trình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thực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hiện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đồ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án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,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dựa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trên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những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kiến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thức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được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</w:ins>
      <w:proofErr w:type="spellStart"/>
      <w:ins w:id="49" w:author="Ngọc Hiển nguyễn" w:date="2019-07-06T00:26:00Z">
        <w:r>
          <w:rPr>
            <w:rFonts w:ascii="Times New Roman" w:hAnsi="Times New Roman" w:cs="Times New Roman"/>
            <w:sz w:val="26"/>
            <w:szCs w:val="26"/>
          </w:rPr>
          <w:t>Thầy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</w:ins>
      <w:proofErr w:type="spellStart"/>
      <w:ins w:id="50" w:author="Ngọc Hiển nguyễn" w:date="2019-07-06T00:23:00Z">
        <w:r w:rsidRPr="00495D41">
          <w:rPr>
            <w:rFonts w:ascii="Times New Roman" w:hAnsi="Times New Roman" w:cs="Times New Roman"/>
            <w:sz w:val="26"/>
            <w:szCs w:val="26"/>
          </w:rPr>
          <w:t>cung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cấp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trên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trường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kết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hợp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với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việc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tự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tìm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hiểu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những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công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cụ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và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kiến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thức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mới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,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nhóm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đã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cố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gắng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thực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hiện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đồ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án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một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cách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tốt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nhất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.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Tuy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nhiên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,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đồ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án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chưa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hoàn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thiện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và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còn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nhiều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</w:ins>
      <w:proofErr w:type="spellStart"/>
      <w:ins w:id="51" w:author="Ngọc Hiển nguyễn" w:date="2019-07-06T00:26:00Z">
        <w:r w:rsidR="003C31C6">
          <w:rPr>
            <w:rFonts w:ascii="Times New Roman" w:hAnsi="Times New Roman" w:cs="Times New Roman"/>
            <w:sz w:val="26"/>
            <w:szCs w:val="26"/>
          </w:rPr>
          <w:t>thiếu</w:t>
        </w:r>
        <w:proofErr w:type="spellEnd"/>
        <w:r w:rsidR="003C31C6">
          <w:rPr>
            <w:rFonts w:ascii="Times New Roman" w:hAnsi="Times New Roman" w:cs="Times New Roman"/>
            <w:sz w:val="26"/>
            <w:szCs w:val="26"/>
          </w:rPr>
          <w:t xml:space="preserve"> </w:t>
        </w:r>
      </w:ins>
      <w:proofErr w:type="spellStart"/>
      <w:ins w:id="52" w:author="Ngọc Hiển nguyễn" w:date="2019-07-06T00:23:00Z">
        <w:r w:rsidRPr="00495D41">
          <w:rPr>
            <w:rFonts w:ascii="Times New Roman" w:hAnsi="Times New Roman" w:cs="Times New Roman"/>
            <w:sz w:val="26"/>
            <w:szCs w:val="26"/>
          </w:rPr>
          <w:t>sót</w:t>
        </w:r>
      </w:ins>
      <w:proofErr w:type="spellEnd"/>
      <w:ins w:id="53" w:author="Ngọc Hiển nguyễn" w:date="2019-07-06T00:26:00Z">
        <w:r w:rsidR="003C31C6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="003C31C6">
          <w:rPr>
            <w:rFonts w:ascii="Times New Roman" w:hAnsi="Times New Roman" w:cs="Times New Roman"/>
            <w:sz w:val="26"/>
            <w:szCs w:val="26"/>
          </w:rPr>
          <w:t>cũng</w:t>
        </w:r>
        <w:proofErr w:type="spellEnd"/>
        <w:r w:rsidR="003C31C6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="003C31C6">
          <w:rPr>
            <w:rFonts w:ascii="Times New Roman" w:hAnsi="Times New Roman" w:cs="Times New Roman"/>
            <w:sz w:val="26"/>
            <w:szCs w:val="26"/>
          </w:rPr>
          <w:t>như</w:t>
        </w:r>
        <w:proofErr w:type="spellEnd"/>
        <w:r w:rsidR="003C31C6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="003C31C6">
          <w:rPr>
            <w:rFonts w:ascii="Times New Roman" w:hAnsi="Times New Roman" w:cs="Times New Roman"/>
            <w:sz w:val="26"/>
            <w:szCs w:val="26"/>
          </w:rPr>
          <w:t>sai</w:t>
        </w:r>
        <w:proofErr w:type="spellEnd"/>
        <w:r w:rsidR="003C31C6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="003C31C6">
          <w:rPr>
            <w:rFonts w:ascii="Times New Roman" w:hAnsi="Times New Roman" w:cs="Times New Roman"/>
            <w:sz w:val="26"/>
            <w:szCs w:val="26"/>
          </w:rPr>
          <w:t>sót</w:t>
        </w:r>
      </w:ins>
      <w:proofErr w:type="spellEnd"/>
      <w:ins w:id="54" w:author="Ngọc Hiển nguyễn" w:date="2019-07-06T00:23:00Z"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nhưng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nó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là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kết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quả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của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sự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nỗ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lực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của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các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thành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viên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trong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nhóm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,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sự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giúp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đỡ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của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tất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cả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bạn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bè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và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</w:ins>
      <w:proofErr w:type="spellStart"/>
      <w:ins w:id="55" w:author="Ngọc Hiển nguyễn" w:date="2019-07-06T00:27:00Z">
        <w:r w:rsidR="003C31C6">
          <w:rPr>
            <w:rFonts w:ascii="Times New Roman" w:hAnsi="Times New Roman" w:cs="Times New Roman"/>
            <w:sz w:val="26"/>
            <w:szCs w:val="26"/>
          </w:rPr>
          <w:t>Thầy</w:t>
        </w:r>
        <w:proofErr w:type="spellEnd"/>
        <w:r w:rsidR="003C31C6">
          <w:rPr>
            <w:rFonts w:ascii="Times New Roman" w:hAnsi="Times New Roman" w:cs="Times New Roman"/>
            <w:sz w:val="26"/>
            <w:szCs w:val="26"/>
          </w:rPr>
          <w:t>.</w:t>
        </w:r>
      </w:ins>
    </w:p>
    <w:p w14:paraId="374F8ADF" w14:textId="77777777" w:rsidR="00990D7E" w:rsidRDefault="00990D7E" w:rsidP="00990D7E">
      <w:pPr>
        <w:spacing w:after="0" w:line="360" w:lineRule="auto"/>
        <w:rPr>
          <w:ins w:id="56" w:author="Ngọc Hiển nguyễn" w:date="2019-07-06T00:23:00Z"/>
          <w:rFonts w:ascii="Times New Roman" w:hAnsi="Times New Roman" w:cs="Times New Roman"/>
          <w:sz w:val="26"/>
          <w:szCs w:val="26"/>
        </w:rPr>
      </w:pPr>
    </w:p>
    <w:p w14:paraId="018F68F4" w14:textId="7A86DDB8" w:rsidR="00990D7E" w:rsidRDefault="00990D7E" w:rsidP="00990D7E">
      <w:pPr>
        <w:spacing w:after="0" w:line="360" w:lineRule="auto"/>
        <w:ind w:firstLine="720"/>
        <w:rPr>
          <w:ins w:id="57" w:author="Ngọc Hiển nguyễn" w:date="2019-07-06T00:23:00Z"/>
          <w:rFonts w:ascii="Times New Roman" w:hAnsi="Times New Roman" w:cs="Times New Roman"/>
          <w:sz w:val="26"/>
          <w:szCs w:val="26"/>
        </w:rPr>
      </w:pPr>
      <w:ins w:id="58" w:author="Ngọc Hiển nguyễn" w:date="2019-07-06T00:23:00Z"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Nhóm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rất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mong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nhận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sự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góp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ý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từ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phía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</w:ins>
      <w:proofErr w:type="spellStart"/>
      <w:ins w:id="59" w:author="Ngọc Hiển nguyễn" w:date="2019-07-06T00:27:00Z">
        <w:r w:rsidR="003C31C6">
          <w:rPr>
            <w:rFonts w:ascii="Times New Roman" w:hAnsi="Times New Roman" w:cs="Times New Roman"/>
            <w:sz w:val="26"/>
            <w:szCs w:val="26"/>
          </w:rPr>
          <w:t>Thầy</w:t>
        </w:r>
      </w:ins>
      <w:proofErr w:type="spellEnd"/>
      <w:ins w:id="60" w:author="Ngọc Hiển nguyễn" w:date="2019-07-06T00:23:00Z"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nhằm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rút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ra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những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kinh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nghiệm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quý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báu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và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hoàn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thiện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vốn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kiến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thức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để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nhóm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có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thể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tiếp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tục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hoàn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thành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những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đồ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án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khác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trong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tương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lai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. Xin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chân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thành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495D41">
          <w:rPr>
            <w:rFonts w:ascii="Times New Roman" w:hAnsi="Times New Roman" w:cs="Times New Roman"/>
            <w:sz w:val="26"/>
            <w:szCs w:val="26"/>
          </w:rPr>
          <w:t>cả</w:t>
        </w:r>
        <w:r>
          <w:rPr>
            <w:rFonts w:ascii="Times New Roman" w:hAnsi="Times New Roman" w:cs="Times New Roman"/>
            <w:sz w:val="26"/>
            <w:szCs w:val="26"/>
          </w:rPr>
          <w:t>m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ơn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</w:ins>
      <w:proofErr w:type="spellStart"/>
      <w:ins w:id="61" w:author="Ngọc Hiển nguyễn" w:date="2019-07-06T00:27:00Z">
        <w:r w:rsidR="003C31C6">
          <w:rPr>
            <w:rFonts w:ascii="Times New Roman" w:hAnsi="Times New Roman" w:cs="Times New Roman"/>
            <w:sz w:val="26"/>
            <w:szCs w:val="26"/>
          </w:rPr>
          <w:t>Thầy</w:t>
        </w:r>
      </w:ins>
      <w:proofErr w:type="spellEnd"/>
      <w:ins w:id="62" w:author="Ngọc Hiển nguyễn" w:date="2019-07-06T00:23:00Z"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rất</w:t>
        </w:r>
        <w:proofErr w:type="spellEnd"/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nhiều</w:t>
        </w:r>
        <w:proofErr w:type="spellEnd"/>
        <w:r w:rsidRPr="00495D41">
          <w:rPr>
            <w:rFonts w:ascii="Times New Roman" w:hAnsi="Times New Roman" w:cs="Times New Roman"/>
            <w:sz w:val="26"/>
            <w:szCs w:val="26"/>
          </w:rPr>
          <w:t>!</w:t>
        </w:r>
      </w:ins>
    </w:p>
    <w:p w14:paraId="0A94C5BA" w14:textId="22F4CAAA" w:rsidR="00DB3324" w:rsidRDefault="00DB3324">
      <w:pPr>
        <w:rPr>
          <w:ins w:id="63" w:author="Ngọc Hiển nguyễn" w:date="2019-07-06T00:28:00Z"/>
          <w:sz w:val="40"/>
        </w:rPr>
      </w:pPr>
    </w:p>
    <w:p w14:paraId="240FA81D" w14:textId="07B11789" w:rsidR="003C31C6" w:rsidRDefault="003C31C6">
      <w:pPr>
        <w:rPr>
          <w:ins w:id="64" w:author="Ngọc Hiển nguyễn" w:date="2019-07-06T00:28:00Z"/>
          <w:sz w:val="40"/>
        </w:rPr>
      </w:pPr>
    </w:p>
    <w:p w14:paraId="2FE0A2AF" w14:textId="57CDEB17" w:rsidR="003C31C6" w:rsidRDefault="003C31C6">
      <w:pPr>
        <w:rPr>
          <w:ins w:id="65" w:author="Ngọc Hiển nguyễn" w:date="2019-07-06T00:28:00Z"/>
          <w:sz w:val="40"/>
        </w:rPr>
      </w:pPr>
    </w:p>
    <w:p w14:paraId="11C0B131" w14:textId="285A647E" w:rsidR="003C31C6" w:rsidRDefault="003C31C6">
      <w:pPr>
        <w:rPr>
          <w:ins w:id="66" w:author="Ngọc Hiển nguyễn" w:date="2019-07-06T00:28:00Z"/>
          <w:sz w:val="40"/>
        </w:rPr>
      </w:pPr>
    </w:p>
    <w:p w14:paraId="2ECDF863" w14:textId="2EBEB3CD" w:rsidR="003C31C6" w:rsidRDefault="003C31C6">
      <w:pPr>
        <w:rPr>
          <w:ins w:id="67" w:author="Ngọc Hiển nguyễn" w:date="2019-07-06T00:28:00Z"/>
          <w:sz w:val="40"/>
        </w:rPr>
      </w:pPr>
    </w:p>
    <w:p w14:paraId="65047E09" w14:textId="786412CE" w:rsidR="003C31C6" w:rsidRDefault="003C31C6">
      <w:pPr>
        <w:rPr>
          <w:ins w:id="68" w:author="Ngọc Hiển nguyễn" w:date="2019-07-06T00:28:00Z"/>
          <w:sz w:val="40"/>
        </w:rPr>
      </w:pPr>
    </w:p>
    <w:p w14:paraId="32326C7C" w14:textId="77777777" w:rsidR="003C31C6" w:rsidRDefault="003C31C6">
      <w:pPr>
        <w:rPr>
          <w:ins w:id="69" w:author="Ngoc Khai Nguyen" w:date="2019-07-05T23:18:00Z"/>
          <w:sz w:val="40"/>
        </w:rPr>
      </w:pPr>
    </w:p>
    <w:p w14:paraId="3E9EC05B" w14:textId="731F15D0" w:rsidR="00C65BB0" w:rsidDel="00EB1D6F" w:rsidRDefault="007E56BA">
      <w:pPr>
        <w:rPr>
          <w:del w:id="70" w:author="Ngoc Khai Nguyen" w:date="2019-07-05T23:13:00Z"/>
          <w:sz w:val="40"/>
        </w:rPr>
      </w:pPr>
      <w:del w:id="71" w:author="Ngoc Khai Nguyen" w:date="2019-07-05T23:13:00Z">
        <w:r w:rsidRPr="007E56BA" w:rsidDel="00EB1D6F">
          <w:rPr>
            <w:sz w:val="40"/>
          </w:rPr>
          <w:delText>Đồ án cuối kỳ</w:delText>
        </w:r>
      </w:del>
    </w:p>
    <w:p w14:paraId="6B4631A8" w14:textId="56AC09C2" w:rsidR="007E56BA" w:rsidRPr="007E56BA" w:rsidDel="00EB1D6F" w:rsidRDefault="007E56BA" w:rsidP="007E56BA">
      <w:pPr>
        <w:jc w:val="center"/>
        <w:rPr>
          <w:del w:id="72" w:author="Ngoc Khai Nguyen" w:date="2019-07-05T23:13:00Z"/>
          <w:sz w:val="40"/>
        </w:rPr>
      </w:pPr>
      <w:del w:id="73" w:author="Ngoc Khai Nguyen" w:date="2019-07-05T23:13:00Z">
        <w:r w:rsidRPr="007E56BA" w:rsidDel="00EB1D6F">
          <w:rPr>
            <w:sz w:val="40"/>
          </w:rPr>
          <w:delText>[Tên Đồ án]</w:delText>
        </w:r>
      </w:del>
    </w:p>
    <w:p w14:paraId="1CCD2EF5" w14:textId="0DFCF1DA" w:rsidR="00704AD5" w:rsidRPr="00A61FE8" w:rsidDel="00DB3324" w:rsidRDefault="008854BF">
      <w:pPr>
        <w:rPr>
          <w:del w:id="74" w:author="Ngoc Khai Nguyen" w:date="2019-07-05T23:18:00Z"/>
          <w:b/>
          <w:rPrChange w:id="75" w:author="Hoan Ng" w:date="2017-03-20T22:07:00Z">
            <w:rPr>
              <w:del w:id="76" w:author="Ngoc Khai Nguyen" w:date="2019-07-05T23:18:00Z"/>
            </w:rPr>
          </w:rPrChange>
        </w:rPr>
      </w:pPr>
      <w:ins w:id="77" w:author="Hoan Ng" w:date="2017-03-20T21:30:00Z">
        <w:del w:id="78" w:author="Ngoc Khai Nguyen" w:date="2019-07-05T23:18:00Z">
          <w:r w:rsidDel="00DB3324">
            <w:rPr>
              <w:b/>
            </w:rPr>
            <w:delText>Phân công công việc &amp; tiến độ</w:delText>
          </w:r>
        </w:del>
      </w:ins>
      <w:ins w:id="79" w:author="Hoan Ng" w:date="2017-03-20T22:03:00Z">
        <w:del w:id="80" w:author="Ngoc Khai Nguyen" w:date="2019-07-05T23:18:00Z">
          <w:r w:rsidR="00704AD5" w:rsidDel="00DB3324">
            <w:fldChar w:fldCharType="begin"/>
          </w:r>
          <w:r w:rsidR="00704AD5" w:rsidDel="00DB3324">
            <w:delInstrText xml:space="preserve"> LINK Excel.Sheet.12 "Book1" "Sheet1!R3C3:R41C8" \a \f 4 \h </w:delInstrText>
          </w:r>
          <w:r w:rsidR="00704AD5" w:rsidDel="00DB3324">
            <w:fldChar w:fldCharType="separate"/>
          </w:r>
        </w:del>
      </w:ins>
    </w:p>
    <w:p w14:paraId="08ED6E8A" w14:textId="3FEDCDB7" w:rsidR="005F3BAC" w:rsidRPr="007E56BA" w:rsidDel="00DB3324" w:rsidRDefault="00704AD5">
      <w:pPr>
        <w:rPr>
          <w:ins w:id="81" w:author="Hoan Ng" w:date="2017-03-20T22:18:00Z"/>
          <w:del w:id="82" w:author="Ngoc Khai Nguyen" w:date="2019-07-05T23:18:00Z"/>
          <w:b/>
        </w:rPr>
      </w:pPr>
      <w:ins w:id="83" w:author="Hoan Ng" w:date="2017-03-20T22:03:00Z">
        <w:del w:id="84" w:author="Ngoc Khai Nguyen" w:date="2019-07-05T23:18:00Z">
          <w:r w:rsidDel="00DB3324">
            <w:rPr>
              <w:b/>
            </w:rPr>
            <w:fldChar w:fldCharType="end"/>
          </w:r>
        </w:del>
      </w:ins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85"/>
        <w:gridCol w:w="4702"/>
        <w:gridCol w:w="1027"/>
        <w:gridCol w:w="868"/>
        <w:gridCol w:w="978"/>
        <w:gridCol w:w="790"/>
        <w:tblGridChange w:id="85">
          <w:tblGrid>
            <w:gridCol w:w="985"/>
            <w:gridCol w:w="2746"/>
            <w:gridCol w:w="1956"/>
            <w:gridCol w:w="1027"/>
            <w:gridCol w:w="868"/>
            <w:gridCol w:w="978"/>
            <w:gridCol w:w="790"/>
          </w:tblGrid>
        </w:tblGridChange>
      </w:tblGrid>
      <w:tr w:rsidR="005F3BAC" w:rsidRPr="005F3BAC" w:rsidDel="00DB3324" w14:paraId="33F95CA8" w14:textId="4C8714C0" w:rsidTr="005F3BAC">
        <w:trPr>
          <w:trHeight w:val="600"/>
          <w:ins w:id="86" w:author="Hoan Ng" w:date="2017-03-20T22:18:00Z"/>
          <w:del w:id="87" w:author="Ngoc Khai Nguyen" w:date="2019-07-05T23:18:00Z"/>
        </w:trPr>
        <w:tc>
          <w:tcPr>
            <w:tcW w:w="985" w:type="dxa"/>
            <w:hideMark/>
          </w:tcPr>
          <w:p w14:paraId="17B66A32" w14:textId="42FA540E" w:rsidR="005F3BAC" w:rsidRPr="005F3BAC" w:rsidDel="00DB3324" w:rsidRDefault="005F3BAC" w:rsidP="005F3BAC">
            <w:pPr>
              <w:rPr>
                <w:ins w:id="88" w:author="Hoan Ng" w:date="2017-03-20T22:18:00Z"/>
                <w:del w:id="89" w:author="Ngoc Khai Nguyen" w:date="2019-07-05T23:18:00Z"/>
                <w:b/>
              </w:rPr>
            </w:pPr>
            <w:ins w:id="90" w:author="Hoan Ng" w:date="2017-03-20T22:18:00Z">
              <w:del w:id="91" w:author="Ngoc Khai Nguyen" w:date="2019-07-05T23:18:00Z">
                <w:r w:rsidRPr="005F3BAC" w:rsidDel="00DB3324">
                  <w:rPr>
                    <w:b/>
                  </w:rPr>
                  <w:delText>No.</w:delText>
                </w:r>
              </w:del>
            </w:ins>
          </w:p>
        </w:tc>
        <w:tc>
          <w:tcPr>
            <w:tcW w:w="4702" w:type="dxa"/>
            <w:hideMark/>
          </w:tcPr>
          <w:p w14:paraId="4C14AD45" w14:textId="1C57A2D7" w:rsidR="005F3BAC" w:rsidRPr="005F3BAC" w:rsidDel="00DB3324" w:rsidRDefault="005F3BAC" w:rsidP="005F3BAC">
            <w:pPr>
              <w:rPr>
                <w:ins w:id="92" w:author="Hoan Ng" w:date="2017-03-20T22:18:00Z"/>
                <w:del w:id="93" w:author="Ngoc Khai Nguyen" w:date="2019-07-05T23:18:00Z"/>
                <w:b/>
              </w:rPr>
            </w:pPr>
            <w:ins w:id="94" w:author="Hoan Ng" w:date="2017-03-20T22:18:00Z">
              <w:del w:id="95" w:author="Ngoc Khai Nguyen" w:date="2019-07-05T23:18:00Z">
                <w:r w:rsidRPr="005F3BAC" w:rsidDel="00DB3324">
                  <w:rPr>
                    <w:b/>
                  </w:rPr>
                  <w:delText>Công việc</w:delText>
                </w:r>
              </w:del>
            </w:ins>
          </w:p>
        </w:tc>
        <w:tc>
          <w:tcPr>
            <w:tcW w:w="1027" w:type="dxa"/>
            <w:hideMark/>
          </w:tcPr>
          <w:p w14:paraId="5048173E" w14:textId="794299D4" w:rsidR="005F3BAC" w:rsidRPr="005F3BAC" w:rsidDel="00DB3324" w:rsidRDefault="005F3BAC" w:rsidP="005F3BAC">
            <w:pPr>
              <w:rPr>
                <w:ins w:id="96" w:author="Hoan Ng" w:date="2017-03-20T22:18:00Z"/>
                <w:del w:id="97" w:author="Ngoc Khai Nguyen" w:date="2019-07-05T23:18:00Z"/>
                <w:b/>
              </w:rPr>
            </w:pPr>
            <w:ins w:id="98" w:author="Hoan Ng" w:date="2017-03-20T22:18:00Z">
              <w:del w:id="99" w:author="Ngoc Khai Nguyen" w:date="2019-07-05T23:18:00Z">
                <w:r w:rsidRPr="005F3BAC" w:rsidDel="00DB3324">
                  <w:rPr>
                    <w:b/>
                  </w:rPr>
                  <w:delText xml:space="preserve"> Duration (days)</w:delText>
                </w:r>
              </w:del>
            </w:ins>
          </w:p>
        </w:tc>
        <w:tc>
          <w:tcPr>
            <w:tcW w:w="868" w:type="dxa"/>
            <w:hideMark/>
          </w:tcPr>
          <w:p w14:paraId="78B083EE" w14:textId="2668AD02" w:rsidR="005F3BAC" w:rsidRPr="005F3BAC" w:rsidDel="00DB3324" w:rsidRDefault="005F3BAC" w:rsidP="005F3BAC">
            <w:pPr>
              <w:rPr>
                <w:ins w:id="100" w:author="Hoan Ng" w:date="2017-03-20T22:18:00Z"/>
                <w:del w:id="101" w:author="Ngoc Khai Nguyen" w:date="2019-07-05T23:18:00Z"/>
                <w:b/>
              </w:rPr>
            </w:pPr>
            <w:ins w:id="102" w:author="Hoan Ng" w:date="2017-03-20T22:18:00Z">
              <w:del w:id="103" w:author="Ngoc Khai Nguyen" w:date="2019-07-05T23:18:00Z">
                <w:r w:rsidRPr="005F3BAC" w:rsidDel="00DB3324">
                  <w:rPr>
                    <w:b/>
                  </w:rPr>
                  <w:delText>Assign To</w:delText>
                </w:r>
              </w:del>
            </w:ins>
          </w:p>
        </w:tc>
        <w:tc>
          <w:tcPr>
            <w:tcW w:w="978" w:type="dxa"/>
            <w:hideMark/>
          </w:tcPr>
          <w:p w14:paraId="26C23C92" w14:textId="612940E1" w:rsidR="005F3BAC" w:rsidRPr="005F3BAC" w:rsidDel="00DB3324" w:rsidRDefault="005F3BAC" w:rsidP="005F3BAC">
            <w:pPr>
              <w:rPr>
                <w:ins w:id="104" w:author="Hoan Ng" w:date="2017-03-20T22:18:00Z"/>
                <w:del w:id="105" w:author="Ngoc Khai Nguyen" w:date="2019-07-05T23:18:00Z"/>
                <w:b/>
              </w:rPr>
            </w:pPr>
            <w:ins w:id="106" w:author="Hoan Ng" w:date="2017-03-20T22:18:00Z">
              <w:del w:id="107" w:author="Ngoc Khai Nguyen" w:date="2019-07-05T23:18:00Z">
                <w:r w:rsidRPr="005F3BAC" w:rsidDel="00DB3324">
                  <w:rPr>
                    <w:b/>
                  </w:rPr>
                  <w:delText>% Finished</w:delText>
                </w:r>
              </w:del>
            </w:ins>
          </w:p>
        </w:tc>
        <w:tc>
          <w:tcPr>
            <w:tcW w:w="790" w:type="dxa"/>
            <w:hideMark/>
          </w:tcPr>
          <w:p w14:paraId="049A714D" w14:textId="62F783C5" w:rsidR="005F3BAC" w:rsidRPr="005F3BAC" w:rsidDel="00DB3324" w:rsidRDefault="005F3BAC" w:rsidP="005F3BAC">
            <w:pPr>
              <w:rPr>
                <w:ins w:id="108" w:author="Hoan Ng" w:date="2017-03-20T22:18:00Z"/>
                <w:del w:id="109" w:author="Ngoc Khai Nguyen" w:date="2019-07-05T23:18:00Z"/>
                <w:b/>
              </w:rPr>
            </w:pPr>
            <w:ins w:id="110" w:author="Hoan Ng" w:date="2017-03-20T22:18:00Z">
              <w:del w:id="111" w:author="Ngoc Khai Nguyen" w:date="2019-07-05T23:18:00Z">
                <w:r w:rsidRPr="005F3BAC" w:rsidDel="00DB3324">
                  <w:rPr>
                    <w:b/>
                  </w:rPr>
                  <w:delText>Note</w:delText>
                </w:r>
              </w:del>
            </w:ins>
          </w:p>
        </w:tc>
      </w:tr>
      <w:tr w:rsidR="005F3BAC" w:rsidRPr="005F3BAC" w:rsidDel="00DB3324" w14:paraId="4589C4BD" w14:textId="34C08A3D" w:rsidTr="005F3BAC">
        <w:trPr>
          <w:trHeight w:val="300"/>
          <w:ins w:id="112" w:author="Hoan Ng" w:date="2017-03-20T22:18:00Z"/>
          <w:del w:id="113" w:author="Ngoc Khai Nguyen" w:date="2019-07-05T23:18:00Z"/>
        </w:trPr>
        <w:tc>
          <w:tcPr>
            <w:tcW w:w="985" w:type="dxa"/>
            <w:hideMark/>
          </w:tcPr>
          <w:p w14:paraId="00647007" w14:textId="64B4523F" w:rsidR="005F3BAC" w:rsidRPr="005F3BAC" w:rsidDel="00DB3324" w:rsidRDefault="005F3BAC">
            <w:pPr>
              <w:rPr>
                <w:ins w:id="114" w:author="Hoan Ng" w:date="2017-03-20T22:18:00Z"/>
                <w:del w:id="115" w:author="Ngoc Khai Nguyen" w:date="2019-07-05T23:18:00Z"/>
                <w:b/>
              </w:rPr>
            </w:pPr>
            <w:ins w:id="116" w:author="Hoan Ng" w:date="2017-03-20T22:18:00Z">
              <w:del w:id="117" w:author="Ngoc Khai Nguyen" w:date="2019-07-05T23:18:00Z">
                <w:r w:rsidRPr="005F3BAC" w:rsidDel="00DB3324">
                  <w:rPr>
                    <w:b/>
                  </w:rPr>
                  <w:delText> </w:delText>
                </w:r>
              </w:del>
            </w:ins>
          </w:p>
        </w:tc>
        <w:tc>
          <w:tcPr>
            <w:tcW w:w="4702" w:type="dxa"/>
            <w:hideMark/>
          </w:tcPr>
          <w:p w14:paraId="282A6B9A" w14:textId="24E85452" w:rsidR="005F3BAC" w:rsidRPr="005F3BAC" w:rsidDel="00DB3324" w:rsidRDefault="005F3BAC">
            <w:pPr>
              <w:rPr>
                <w:ins w:id="118" w:author="Hoan Ng" w:date="2017-03-20T22:18:00Z"/>
                <w:del w:id="119" w:author="Ngoc Khai Nguyen" w:date="2019-07-05T23:18:00Z"/>
                <w:b/>
              </w:rPr>
            </w:pPr>
            <w:ins w:id="120" w:author="Hoan Ng" w:date="2017-03-20T22:18:00Z">
              <w:del w:id="121" w:author="Ngoc Khai Nguyen" w:date="2019-07-05T23:18:00Z">
                <w:r w:rsidRPr="005F3BAC" w:rsidDel="00DB3324">
                  <w:rPr>
                    <w:b/>
                  </w:rPr>
                  <w:delText>Tìm hiểu sở bộ &amp; đăng ký đồ án</w:delText>
                </w:r>
              </w:del>
            </w:ins>
          </w:p>
        </w:tc>
        <w:tc>
          <w:tcPr>
            <w:tcW w:w="1027" w:type="dxa"/>
            <w:hideMark/>
          </w:tcPr>
          <w:p w14:paraId="7E6EA91E" w14:textId="5A5123E2" w:rsidR="005F3BAC" w:rsidRPr="005F3BAC" w:rsidDel="00DB3324" w:rsidRDefault="005F3BAC">
            <w:pPr>
              <w:rPr>
                <w:ins w:id="122" w:author="Hoan Ng" w:date="2017-03-20T22:18:00Z"/>
                <w:del w:id="123" w:author="Ngoc Khai Nguyen" w:date="2019-07-05T23:18:00Z"/>
                <w:b/>
              </w:rPr>
            </w:pPr>
            <w:ins w:id="124" w:author="Hoan Ng" w:date="2017-03-20T22:18:00Z">
              <w:del w:id="125" w:author="Ngoc Khai Nguyen" w:date="2019-07-05T23:18:00Z">
                <w:r w:rsidRPr="005F3BAC" w:rsidDel="00DB3324">
                  <w:rPr>
                    <w:b/>
                  </w:rPr>
                  <w:delText> </w:delText>
                </w:r>
              </w:del>
            </w:ins>
          </w:p>
        </w:tc>
        <w:tc>
          <w:tcPr>
            <w:tcW w:w="868" w:type="dxa"/>
            <w:hideMark/>
          </w:tcPr>
          <w:p w14:paraId="765AD8A2" w14:textId="5B31BEF1" w:rsidR="005F3BAC" w:rsidRPr="005F3BAC" w:rsidDel="00DB3324" w:rsidRDefault="005F3BAC">
            <w:pPr>
              <w:rPr>
                <w:ins w:id="126" w:author="Hoan Ng" w:date="2017-03-20T22:18:00Z"/>
                <w:del w:id="127" w:author="Ngoc Khai Nguyen" w:date="2019-07-05T23:18:00Z"/>
                <w:b/>
              </w:rPr>
            </w:pPr>
            <w:ins w:id="128" w:author="Hoan Ng" w:date="2017-03-20T22:18:00Z">
              <w:del w:id="129" w:author="Ngoc Khai Nguyen" w:date="2019-07-05T23:18:00Z">
                <w:r w:rsidRPr="005F3BAC" w:rsidDel="00DB3324">
                  <w:rPr>
                    <w:b/>
                  </w:rPr>
                  <w:delText> </w:delText>
                </w:r>
              </w:del>
            </w:ins>
          </w:p>
        </w:tc>
        <w:tc>
          <w:tcPr>
            <w:tcW w:w="978" w:type="dxa"/>
            <w:hideMark/>
          </w:tcPr>
          <w:p w14:paraId="1635BF0F" w14:textId="57032A11" w:rsidR="005F3BAC" w:rsidRPr="005F3BAC" w:rsidDel="00DB3324" w:rsidRDefault="005F3BAC">
            <w:pPr>
              <w:rPr>
                <w:ins w:id="130" w:author="Hoan Ng" w:date="2017-03-20T22:18:00Z"/>
                <w:del w:id="131" w:author="Ngoc Khai Nguyen" w:date="2019-07-05T23:18:00Z"/>
                <w:b/>
              </w:rPr>
            </w:pPr>
            <w:ins w:id="132" w:author="Hoan Ng" w:date="2017-03-20T22:18:00Z">
              <w:del w:id="133" w:author="Ngoc Khai Nguyen" w:date="2019-07-05T23:18:00Z">
                <w:r w:rsidRPr="005F3BAC" w:rsidDel="00DB3324">
                  <w:rPr>
                    <w:b/>
                  </w:rPr>
                  <w:delText> </w:delText>
                </w:r>
              </w:del>
            </w:ins>
          </w:p>
        </w:tc>
        <w:tc>
          <w:tcPr>
            <w:tcW w:w="790" w:type="dxa"/>
            <w:hideMark/>
          </w:tcPr>
          <w:p w14:paraId="26EF4DD6" w14:textId="37B1A2D5" w:rsidR="005F3BAC" w:rsidRPr="005F3BAC" w:rsidDel="00DB3324" w:rsidRDefault="005F3BAC">
            <w:pPr>
              <w:rPr>
                <w:ins w:id="134" w:author="Hoan Ng" w:date="2017-03-20T22:18:00Z"/>
                <w:del w:id="135" w:author="Ngoc Khai Nguyen" w:date="2019-07-05T23:18:00Z"/>
                <w:b/>
              </w:rPr>
            </w:pPr>
            <w:ins w:id="136" w:author="Hoan Ng" w:date="2017-03-20T22:18:00Z">
              <w:del w:id="137" w:author="Ngoc Khai Nguyen" w:date="2019-07-05T23:18:00Z">
                <w:r w:rsidRPr="005F3BAC" w:rsidDel="00DB3324">
                  <w:rPr>
                    <w:b/>
                  </w:rPr>
                  <w:delText> </w:delText>
                </w:r>
              </w:del>
            </w:ins>
          </w:p>
        </w:tc>
      </w:tr>
      <w:tr w:rsidR="005F3BAC" w:rsidRPr="005F3BAC" w:rsidDel="00DB3324" w14:paraId="2643D450" w14:textId="1E42F668" w:rsidTr="005F3BAC">
        <w:tblPrEx>
          <w:tblW w:w="0" w:type="auto"/>
          <w:tblPrExChange w:id="138" w:author="Hoan Ng" w:date="2017-03-20T22:19:00Z">
            <w:tblPrEx>
              <w:tblW w:w="0" w:type="auto"/>
            </w:tblPrEx>
          </w:tblPrExChange>
        </w:tblPrEx>
        <w:trPr>
          <w:trHeight w:val="300"/>
          <w:ins w:id="139" w:author="Hoan Ng" w:date="2017-03-20T22:18:00Z"/>
          <w:del w:id="140" w:author="Ngoc Khai Nguyen" w:date="2019-07-05T23:18:00Z"/>
          <w:trPrChange w:id="141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142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514D50C3" w14:textId="3C621675" w:rsidR="005F3BAC" w:rsidRPr="005F3BAC" w:rsidDel="00DB3324" w:rsidRDefault="005F3BAC">
            <w:pPr>
              <w:rPr>
                <w:ins w:id="143" w:author="Hoan Ng" w:date="2017-03-20T22:18:00Z"/>
                <w:del w:id="144" w:author="Ngoc Khai Nguyen" w:date="2019-07-05T23:18:00Z"/>
                <w:b/>
              </w:rPr>
            </w:pPr>
            <w:ins w:id="145" w:author="Hoan Ng" w:date="2017-03-20T22:18:00Z">
              <w:del w:id="146" w:author="Ngoc Khai Nguyen" w:date="2019-07-05T23:18:00Z">
                <w:r w:rsidRPr="005F3BAC" w:rsidDel="00DB3324">
                  <w:rPr>
                    <w:b/>
                  </w:rPr>
                  <w:delText> </w:delText>
                </w:r>
              </w:del>
            </w:ins>
          </w:p>
        </w:tc>
        <w:tc>
          <w:tcPr>
            <w:tcW w:w="4702" w:type="dxa"/>
            <w:hideMark/>
            <w:tcPrChange w:id="147" w:author="Hoan Ng" w:date="2017-03-20T22:19:00Z">
              <w:tcPr>
                <w:tcW w:w="3340" w:type="dxa"/>
                <w:hideMark/>
              </w:tcPr>
            </w:tcPrChange>
          </w:tcPr>
          <w:p w14:paraId="1E203B55" w14:textId="1E62CF41" w:rsidR="005F3BAC" w:rsidRPr="005F3BAC" w:rsidDel="00DB3324" w:rsidRDefault="005F3BAC">
            <w:pPr>
              <w:rPr>
                <w:ins w:id="148" w:author="Hoan Ng" w:date="2017-03-20T22:18:00Z"/>
                <w:del w:id="149" w:author="Ngoc Khai Nguyen" w:date="2019-07-05T23:18:00Z"/>
                <w:b/>
              </w:rPr>
            </w:pPr>
            <w:ins w:id="150" w:author="Hoan Ng" w:date="2017-03-20T22:18:00Z">
              <w:del w:id="151" w:author="Ngoc Khai Nguyen" w:date="2019-07-05T23:18:00Z">
                <w:r w:rsidRPr="005F3BAC" w:rsidDel="00DB3324">
                  <w:rPr>
                    <w:b/>
                  </w:rPr>
                  <w:delText>Tìm hiểu công nghệ liên quan</w:delText>
                </w:r>
              </w:del>
            </w:ins>
          </w:p>
        </w:tc>
        <w:tc>
          <w:tcPr>
            <w:tcW w:w="1027" w:type="dxa"/>
            <w:hideMark/>
            <w:tcPrChange w:id="152" w:author="Hoan Ng" w:date="2017-03-20T22:19:00Z">
              <w:tcPr>
                <w:tcW w:w="960" w:type="dxa"/>
                <w:hideMark/>
              </w:tcPr>
            </w:tcPrChange>
          </w:tcPr>
          <w:p w14:paraId="5590F455" w14:textId="07DD6717" w:rsidR="005F3BAC" w:rsidRPr="005F3BAC" w:rsidDel="00DB3324" w:rsidRDefault="005F3BAC">
            <w:pPr>
              <w:rPr>
                <w:ins w:id="153" w:author="Hoan Ng" w:date="2017-03-20T22:18:00Z"/>
                <w:del w:id="154" w:author="Ngoc Khai Nguyen" w:date="2019-07-05T23:18:00Z"/>
                <w:b/>
              </w:rPr>
            </w:pPr>
            <w:ins w:id="155" w:author="Hoan Ng" w:date="2017-03-20T22:18:00Z">
              <w:del w:id="156" w:author="Ngoc Khai Nguyen" w:date="2019-07-05T23:18:00Z">
                <w:r w:rsidRPr="005F3BAC" w:rsidDel="00DB3324">
                  <w:rPr>
                    <w:b/>
                  </w:rPr>
                  <w:delText> </w:delText>
                </w:r>
              </w:del>
            </w:ins>
          </w:p>
        </w:tc>
        <w:tc>
          <w:tcPr>
            <w:tcW w:w="868" w:type="dxa"/>
            <w:hideMark/>
            <w:tcPrChange w:id="157" w:author="Hoan Ng" w:date="2017-03-20T22:19:00Z">
              <w:tcPr>
                <w:tcW w:w="960" w:type="dxa"/>
                <w:hideMark/>
              </w:tcPr>
            </w:tcPrChange>
          </w:tcPr>
          <w:p w14:paraId="34FA5385" w14:textId="4FED729C" w:rsidR="005F3BAC" w:rsidRPr="005F3BAC" w:rsidDel="00DB3324" w:rsidRDefault="005F3BAC">
            <w:pPr>
              <w:rPr>
                <w:ins w:id="158" w:author="Hoan Ng" w:date="2017-03-20T22:18:00Z"/>
                <w:del w:id="159" w:author="Ngoc Khai Nguyen" w:date="2019-07-05T23:18:00Z"/>
                <w:b/>
              </w:rPr>
            </w:pPr>
            <w:ins w:id="160" w:author="Hoan Ng" w:date="2017-03-20T22:18:00Z">
              <w:del w:id="161" w:author="Ngoc Khai Nguyen" w:date="2019-07-05T23:18:00Z">
                <w:r w:rsidRPr="005F3BAC" w:rsidDel="00DB3324">
                  <w:rPr>
                    <w:b/>
                  </w:rPr>
                  <w:delText> </w:delText>
                </w:r>
              </w:del>
            </w:ins>
          </w:p>
        </w:tc>
        <w:tc>
          <w:tcPr>
            <w:tcW w:w="978" w:type="dxa"/>
            <w:hideMark/>
            <w:tcPrChange w:id="162" w:author="Hoan Ng" w:date="2017-03-20T22:19:00Z">
              <w:tcPr>
                <w:tcW w:w="960" w:type="dxa"/>
                <w:hideMark/>
              </w:tcPr>
            </w:tcPrChange>
          </w:tcPr>
          <w:p w14:paraId="0262EBB6" w14:textId="77FBFF0A" w:rsidR="005F3BAC" w:rsidRPr="005F3BAC" w:rsidDel="00DB3324" w:rsidRDefault="005F3BAC">
            <w:pPr>
              <w:rPr>
                <w:ins w:id="163" w:author="Hoan Ng" w:date="2017-03-20T22:18:00Z"/>
                <w:del w:id="164" w:author="Ngoc Khai Nguyen" w:date="2019-07-05T23:18:00Z"/>
                <w:b/>
              </w:rPr>
            </w:pPr>
            <w:ins w:id="165" w:author="Hoan Ng" w:date="2017-03-20T22:18:00Z">
              <w:del w:id="166" w:author="Ngoc Khai Nguyen" w:date="2019-07-05T23:18:00Z">
                <w:r w:rsidRPr="005F3BAC" w:rsidDel="00DB3324">
                  <w:rPr>
                    <w:b/>
                  </w:rPr>
                  <w:delText> </w:delText>
                </w:r>
              </w:del>
            </w:ins>
          </w:p>
        </w:tc>
        <w:tc>
          <w:tcPr>
            <w:tcW w:w="790" w:type="dxa"/>
            <w:hideMark/>
            <w:tcPrChange w:id="167" w:author="Hoan Ng" w:date="2017-03-20T22:19:00Z">
              <w:tcPr>
                <w:tcW w:w="960" w:type="dxa"/>
                <w:hideMark/>
              </w:tcPr>
            </w:tcPrChange>
          </w:tcPr>
          <w:p w14:paraId="27F96927" w14:textId="14FF3939" w:rsidR="005F3BAC" w:rsidRPr="005F3BAC" w:rsidDel="00DB3324" w:rsidRDefault="005F3BAC">
            <w:pPr>
              <w:rPr>
                <w:ins w:id="168" w:author="Hoan Ng" w:date="2017-03-20T22:18:00Z"/>
                <w:del w:id="169" w:author="Ngoc Khai Nguyen" w:date="2019-07-05T23:18:00Z"/>
                <w:b/>
              </w:rPr>
            </w:pPr>
            <w:ins w:id="170" w:author="Hoan Ng" w:date="2017-03-20T22:18:00Z">
              <w:del w:id="171" w:author="Ngoc Khai Nguyen" w:date="2019-07-05T23:18:00Z">
                <w:r w:rsidRPr="005F3BAC" w:rsidDel="00DB3324">
                  <w:rPr>
                    <w:b/>
                  </w:rPr>
                  <w:delText> </w:delText>
                </w:r>
              </w:del>
            </w:ins>
          </w:p>
        </w:tc>
      </w:tr>
      <w:tr w:rsidR="005F3BAC" w:rsidRPr="005F3BAC" w:rsidDel="00DB3324" w14:paraId="6CDE6BAD" w14:textId="6E0CD8A4" w:rsidTr="005F3BAC">
        <w:tblPrEx>
          <w:tblW w:w="0" w:type="auto"/>
          <w:tblPrExChange w:id="172" w:author="Hoan Ng" w:date="2017-03-20T22:19:00Z">
            <w:tblPrEx>
              <w:tblW w:w="0" w:type="auto"/>
            </w:tblPrEx>
          </w:tblPrExChange>
        </w:tblPrEx>
        <w:trPr>
          <w:trHeight w:val="300"/>
          <w:ins w:id="173" w:author="Hoan Ng" w:date="2017-03-20T22:18:00Z"/>
          <w:del w:id="174" w:author="Ngoc Khai Nguyen" w:date="2019-07-05T23:18:00Z"/>
          <w:trPrChange w:id="175" w:author="Hoan Ng" w:date="2017-03-20T22:19:00Z">
            <w:trPr>
              <w:trHeight w:val="300"/>
            </w:trPr>
          </w:trPrChange>
        </w:trPr>
        <w:tc>
          <w:tcPr>
            <w:tcW w:w="9350" w:type="dxa"/>
            <w:gridSpan w:val="6"/>
            <w:hideMark/>
            <w:tcPrChange w:id="176" w:author="Hoan Ng" w:date="2017-03-20T22:19:00Z">
              <w:tcPr>
                <w:tcW w:w="15320" w:type="dxa"/>
                <w:gridSpan w:val="7"/>
                <w:hideMark/>
              </w:tcPr>
            </w:tcPrChange>
          </w:tcPr>
          <w:p w14:paraId="1334D50F" w14:textId="4738EDF0" w:rsidR="005F3BAC" w:rsidRPr="005F3BAC" w:rsidDel="00DB3324" w:rsidRDefault="005F3BAC">
            <w:pPr>
              <w:rPr>
                <w:ins w:id="177" w:author="Hoan Ng" w:date="2017-03-20T22:18:00Z"/>
                <w:del w:id="178" w:author="Ngoc Khai Nguyen" w:date="2019-07-05T23:18:00Z"/>
                <w:b/>
                <w:bCs/>
              </w:rPr>
            </w:pPr>
            <w:ins w:id="179" w:author="Hoan Ng" w:date="2017-03-20T22:18:00Z">
              <w:del w:id="180" w:author="Ngoc Khai Nguyen" w:date="2019-07-05T23:18:00Z">
                <w:r w:rsidRPr="005F3BAC" w:rsidDel="00DB3324">
                  <w:rPr>
                    <w:b/>
                    <w:bCs/>
                  </w:rPr>
                  <w:delText>I. VIẾT BÁO CÁO</w:delText>
                </w:r>
              </w:del>
            </w:ins>
          </w:p>
        </w:tc>
      </w:tr>
      <w:tr w:rsidR="005F3BAC" w:rsidRPr="005F3BAC" w:rsidDel="00DB3324" w14:paraId="0A629662" w14:textId="297E5435" w:rsidTr="005F3BAC">
        <w:tblPrEx>
          <w:tblW w:w="0" w:type="auto"/>
          <w:tblPrExChange w:id="181" w:author="Hoan Ng" w:date="2017-03-20T22:19:00Z">
            <w:tblPrEx>
              <w:tblW w:w="0" w:type="auto"/>
            </w:tblPrEx>
          </w:tblPrExChange>
        </w:tblPrEx>
        <w:trPr>
          <w:trHeight w:val="300"/>
          <w:ins w:id="182" w:author="Hoan Ng" w:date="2017-03-20T22:18:00Z"/>
          <w:del w:id="183" w:author="Ngoc Khai Nguyen" w:date="2019-07-05T23:18:00Z"/>
          <w:trPrChange w:id="184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185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2BD5B3C6" w14:textId="152880E4" w:rsidR="005F3BAC" w:rsidRPr="005F3BAC" w:rsidDel="00DB3324" w:rsidRDefault="005F3BAC">
            <w:pPr>
              <w:rPr>
                <w:ins w:id="186" w:author="Hoan Ng" w:date="2017-03-20T22:18:00Z"/>
                <w:del w:id="187" w:author="Ngoc Khai Nguyen" w:date="2019-07-05T23:18:00Z"/>
                <w:b/>
                <w:bCs/>
              </w:rPr>
            </w:pPr>
            <w:ins w:id="188" w:author="Hoan Ng" w:date="2017-03-20T22:18:00Z">
              <w:del w:id="189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4702" w:type="dxa"/>
            <w:hideMark/>
            <w:tcPrChange w:id="190" w:author="Hoan Ng" w:date="2017-03-20T22:19:00Z">
              <w:tcPr>
                <w:tcW w:w="3340" w:type="dxa"/>
                <w:hideMark/>
              </w:tcPr>
            </w:tcPrChange>
          </w:tcPr>
          <w:p w14:paraId="405E8A5F" w14:textId="3669E360" w:rsidR="005F3BAC" w:rsidRPr="005F3BAC" w:rsidDel="00DB3324" w:rsidRDefault="005F3BAC">
            <w:pPr>
              <w:rPr>
                <w:ins w:id="191" w:author="Hoan Ng" w:date="2017-03-20T22:18:00Z"/>
                <w:del w:id="192" w:author="Ngoc Khai Nguyen" w:date="2019-07-05T23:18:00Z"/>
                <w:b/>
                <w:bCs/>
              </w:rPr>
            </w:pPr>
            <w:ins w:id="193" w:author="Hoan Ng" w:date="2017-03-20T22:18:00Z">
              <w:del w:id="194" w:author="Ngoc Khai Nguyen" w:date="2019-07-05T23:18:00Z">
                <w:r w:rsidRPr="005F3BAC" w:rsidDel="00DB3324">
                  <w:rPr>
                    <w:b/>
                    <w:bCs/>
                  </w:rPr>
                  <w:delText>Chướng 1 – Hiện trạng</w:delText>
                </w:r>
              </w:del>
            </w:ins>
          </w:p>
        </w:tc>
        <w:tc>
          <w:tcPr>
            <w:tcW w:w="1027" w:type="dxa"/>
            <w:hideMark/>
            <w:tcPrChange w:id="195" w:author="Hoan Ng" w:date="2017-03-20T22:19:00Z">
              <w:tcPr>
                <w:tcW w:w="960" w:type="dxa"/>
                <w:hideMark/>
              </w:tcPr>
            </w:tcPrChange>
          </w:tcPr>
          <w:p w14:paraId="05EF3761" w14:textId="3F25A261" w:rsidR="005F3BAC" w:rsidRPr="005F3BAC" w:rsidDel="00DB3324" w:rsidRDefault="005F3BAC">
            <w:pPr>
              <w:rPr>
                <w:ins w:id="196" w:author="Hoan Ng" w:date="2017-03-20T22:18:00Z"/>
                <w:del w:id="197" w:author="Ngoc Khai Nguyen" w:date="2019-07-05T23:18:00Z"/>
                <w:b/>
                <w:bCs/>
              </w:rPr>
            </w:pPr>
            <w:ins w:id="198" w:author="Hoan Ng" w:date="2017-03-20T22:18:00Z">
              <w:del w:id="199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868" w:type="dxa"/>
            <w:hideMark/>
            <w:tcPrChange w:id="200" w:author="Hoan Ng" w:date="2017-03-20T22:19:00Z">
              <w:tcPr>
                <w:tcW w:w="960" w:type="dxa"/>
                <w:hideMark/>
              </w:tcPr>
            </w:tcPrChange>
          </w:tcPr>
          <w:p w14:paraId="452C480C" w14:textId="4161E859" w:rsidR="005F3BAC" w:rsidRPr="005F3BAC" w:rsidDel="00DB3324" w:rsidRDefault="005F3BAC">
            <w:pPr>
              <w:rPr>
                <w:ins w:id="201" w:author="Hoan Ng" w:date="2017-03-20T22:18:00Z"/>
                <w:del w:id="202" w:author="Ngoc Khai Nguyen" w:date="2019-07-05T23:18:00Z"/>
                <w:b/>
                <w:bCs/>
              </w:rPr>
            </w:pPr>
            <w:ins w:id="203" w:author="Hoan Ng" w:date="2017-03-20T22:18:00Z">
              <w:del w:id="204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978" w:type="dxa"/>
            <w:hideMark/>
            <w:tcPrChange w:id="205" w:author="Hoan Ng" w:date="2017-03-20T22:19:00Z">
              <w:tcPr>
                <w:tcW w:w="960" w:type="dxa"/>
                <w:hideMark/>
              </w:tcPr>
            </w:tcPrChange>
          </w:tcPr>
          <w:p w14:paraId="4ED4DCF5" w14:textId="0F0BA892" w:rsidR="005F3BAC" w:rsidRPr="005F3BAC" w:rsidDel="00DB3324" w:rsidRDefault="005F3BAC">
            <w:pPr>
              <w:rPr>
                <w:ins w:id="206" w:author="Hoan Ng" w:date="2017-03-20T22:18:00Z"/>
                <w:del w:id="207" w:author="Ngoc Khai Nguyen" w:date="2019-07-05T23:18:00Z"/>
                <w:b/>
                <w:bCs/>
              </w:rPr>
            </w:pPr>
            <w:ins w:id="208" w:author="Hoan Ng" w:date="2017-03-20T22:18:00Z">
              <w:del w:id="209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790" w:type="dxa"/>
            <w:hideMark/>
            <w:tcPrChange w:id="210" w:author="Hoan Ng" w:date="2017-03-20T22:19:00Z">
              <w:tcPr>
                <w:tcW w:w="960" w:type="dxa"/>
                <w:hideMark/>
              </w:tcPr>
            </w:tcPrChange>
          </w:tcPr>
          <w:p w14:paraId="572D92B9" w14:textId="5CB1BBCB" w:rsidR="005F3BAC" w:rsidRPr="005F3BAC" w:rsidDel="00DB3324" w:rsidRDefault="005F3BAC">
            <w:pPr>
              <w:rPr>
                <w:ins w:id="211" w:author="Hoan Ng" w:date="2017-03-20T22:18:00Z"/>
                <w:del w:id="212" w:author="Ngoc Khai Nguyen" w:date="2019-07-05T23:18:00Z"/>
                <w:b/>
                <w:bCs/>
              </w:rPr>
            </w:pPr>
            <w:ins w:id="213" w:author="Hoan Ng" w:date="2017-03-20T22:18:00Z">
              <w:del w:id="214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</w:tr>
      <w:tr w:rsidR="005F3BAC" w:rsidRPr="005F3BAC" w:rsidDel="00DB3324" w14:paraId="5ED53D5F" w14:textId="3C4D582A" w:rsidTr="005F3BAC">
        <w:tblPrEx>
          <w:tblW w:w="0" w:type="auto"/>
          <w:tblPrExChange w:id="215" w:author="Hoan Ng" w:date="2017-03-20T22:19:00Z">
            <w:tblPrEx>
              <w:tblW w:w="0" w:type="auto"/>
            </w:tblPrEx>
          </w:tblPrExChange>
        </w:tblPrEx>
        <w:trPr>
          <w:trHeight w:val="300"/>
          <w:ins w:id="216" w:author="Hoan Ng" w:date="2017-03-20T22:18:00Z"/>
          <w:del w:id="217" w:author="Ngoc Khai Nguyen" w:date="2019-07-05T23:18:00Z"/>
          <w:trPrChange w:id="218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219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032FD28C" w14:textId="08BB2283" w:rsidR="005F3BAC" w:rsidRPr="005F3BAC" w:rsidDel="00DB3324" w:rsidRDefault="005F3BAC">
            <w:pPr>
              <w:rPr>
                <w:ins w:id="220" w:author="Hoan Ng" w:date="2017-03-20T22:18:00Z"/>
                <w:del w:id="221" w:author="Ngoc Khai Nguyen" w:date="2019-07-05T23:18:00Z"/>
                <w:b/>
                <w:bCs/>
              </w:rPr>
            </w:pPr>
            <w:ins w:id="222" w:author="Hoan Ng" w:date="2017-03-20T22:18:00Z">
              <w:del w:id="223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4702" w:type="dxa"/>
            <w:hideMark/>
            <w:tcPrChange w:id="224" w:author="Hoan Ng" w:date="2017-03-20T22:19:00Z">
              <w:tcPr>
                <w:tcW w:w="3340" w:type="dxa"/>
                <w:hideMark/>
              </w:tcPr>
            </w:tcPrChange>
          </w:tcPr>
          <w:p w14:paraId="5CACE706" w14:textId="5FEE6C3D" w:rsidR="005F3BAC" w:rsidRPr="005F3BAC" w:rsidDel="00DB3324" w:rsidRDefault="005F3BAC" w:rsidP="005F3BAC">
            <w:pPr>
              <w:rPr>
                <w:ins w:id="225" w:author="Hoan Ng" w:date="2017-03-20T22:18:00Z"/>
                <w:del w:id="226" w:author="Ngoc Khai Nguyen" w:date="2019-07-05T23:18:00Z"/>
                <w:b/>
                <w:bCs/>
              </w:rPr>
            </w:pPr>
            <w:ins w:id="227" w:author="Hoan Ng" w:date="2017-03-20T22:18:00Z">
              <w:del w:id="228" w:author="Ngoc Khai Nguyen" w:date="2019-07-05T23:18:00Z">
                <w:r w:rsidRPr="005F3BAC" w:rsidDel="00DB3324">
                  <w:rPr>
                    <w:b/>
                    <w:bCs/>
                  </w:rPr>
                  <w:delText>1.1. Hiện trạng tổ chức</w:delText>
                </w:r>
              </w:del>
            </w:ins>
          </w:p>
        </w:tc>
        <w:tc>
          <w:tcPr>
            <w:tcW w:w="1027" w:type="dxa"/>
            <w:hideMark/>
            <w:tcPrChange w:id="229" w:author="Hoan Ng" w:date="2017-03-20T22:19:00Z">
              <w:tcPr>
                <w:tcW w:w="960" w:type="dxa"/>
                <w:hideMark/>
              </w:tcPr>
            </w:tcPrChange>
          </w:tcPr>
          <w:p w14:paraId="7027CACA" w14:textId="227BDA5D" w:rsidR="005F3BAC" w:rsidRPr="005F3BAC" w:rsidDel="00DB3324" w:rsidRDefault="005F3BAC">
            <w:pPr>
              <w:rPr>
                <w:ins w:id="230" w:author="Hoan Ng" w:date="2017-03-20T22:18:00Z"/>
                <w:del w:id="231" w:author="Ngoc Khai Nguyen" w:date="2019-07-05T23:18:00Z"/>
                <w:b/>
                <w:bCs/>
              </w:rPr>
            </w:pPr>
            <w:ins w:id="232" w:author="Hoan Ng" w:date="2017-03-20T22:18:00Z">
              <w:del w:id="233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868" w:type="dxa"/>
            <w:hideMark/>
            <w:tcPrChange w:id="234" w:author="Hoan Ng" w:date="2017-03-20T22:19:00Z">
              <w:tcPr>
                <w:tcW w:w="960" w:type="dxa"/>
                <w:hideMark/>
              </w:tcPr>
            </w:tcPrChange>
          </w:tcPr>
          <w:p w14:paraId="419B90A8" w14:textId="129BEC34" w:rsidR="005F3BAC" w:rsidRPr="005F3BAC" w:rsidDel="00DB3324" w:rsidRDefault="005F3BAC">
            <w:pPr>
              <w:rPr>
                <w:ins w:id="235" w:author="Hoan Ng" w:date="2017-03-20T22:18:00Z"/>
                <w:del w:id="236" w:author="Ngoc Khai Nguyen" w:date="2019-07-05T23:18:00Z"/>
                <w:b/>
                <w:bCs/>
              </w:rPr>
            </w:pPr>
            <w:ins w:id="237" w:author="Hoan Ng" w:date="2017-03-20T22:18:00Z">
              <w:del w:id="238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978" w:type="dxa"/>
            <w:hideMark/>
            <w:tcPrChange w:id="239" w:author="Hoan Ng" w:date="2017-03-20T22:19:00Z">
              <w:tcPr>
                <w:tcW w:w="960" w:type="dxa"/>
                <w:hideMark/>
              </w:tcPr>
            </w:tcPrChange>
          </w:tcPr>
          <w:p w14:paraId="08095ED1" w14:textId="4A0B7845" w:rsidR="005F3BAC" w:rsidRPr="005F3BAC" w:rsidDel="00DB3324" w:rsidRDefault="005F3BAC">
            <w:pPr>
              <w:rPr>
                <w:ins w:id="240" w:author="Hoan Ng" w:date="2017-03-20T22:18:00Z"/>
                <w:del w:id="241" w:author="Ngoc Khai Nguyen" w:date="2019-07-05T23:18:00Z"/>
                <w:b/>
                <w:bCs/>
              </w:rPr>
            </w:pPr>
            <w:ins w:id="242" w:author="Hoan Ng" w:date="2017-03-20T22:18:00Z">
              <w:del w:id="243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790" w:type="dxa"/>
            <w:hideMark/>
            <w:tcPrChange w:id="244" w:author="Hoan Ng" w:date="2017-03-20T22:19:00Z">
              <w:tcPr>
                <w:tcW w:w="960" w:type="dxa"/>
                <w:hideMark/>
              </w:tcPr>
            </w:tcPrChange>
          </w:tcPr>
          <w:p w14:paraId="6A872CF9" w14:textId="049AA8E0" w:rsidR="005F3BAC" w:rsidRPr="005F3BAC" w:rsidDel="00DB3324" w:rsidRDefault="005F3BAC">
            <w:pPr>
              <w:rPr>
                <w:ins w:id="245" w:author="Hoan Ng" w:date="2017-03-20T22:18:00Z"/>
                <w:del w:id="246" w:author="Ngoc Khai Nguyen" w:date="2019-07-05T23:18:00Z"/>
                <w:b/>
                <w:bCs/>
              </w:rPr>
            </w:pPr>
            <w:ins w:id="247" w:author="Hoan Ng" w:date="2017-03-20T22:18:00Z">
              <w:del w:id="248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</w:tr>
      <w:tr w:rsidR="005F3BAC" w:rsidRPr="005F3BAC" w:rsidDel="00DB3324" w14:paraId="0919D1F6" w14:textId="501ED112" w:rsidTr="005F3BAC">
        <w:tblPrEx>
          <w:tblW w:w="0" w:type="auto"/>
          <w:tblPrExChange w:id="249" w:author="Hoan Ng" w:date="2017-03-20T22:19:00Z">
            <w:tblPrEx>
              <w:tblW w:w="0" w:type="auto"/>
            </w:tblPrEx>
          </w:tblPrExChange>
        </w:tblPrEx>
        <w:trPr>
          <w:trHeight w:val="300"/>
          <w:ins w:id="250" w:author="Hoan Ng" w:date="2017-03-20T22:18:00Z"/>
          <w:del w:id="251" w:author="Ngoc Khai Nguyen" w:date="2019-07-05T23:18:00Z"/>
          <w:trPrChange w:id="252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253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35A05B73" w14:textId="64714B87" w:rsidR="005F3BAC" w:rsidRPr="005F3BAC" w:rsidDel="00DB3324" w:rsidRDefault="005F3BAC">
            <w:pPr>
              <w:rPr>
                <w:ins w:id="254" w:author="Hoan Ng" w:date="2017-03-20T22:18:00Z"/>
                <w:del w:id="255" w:author="Ngoc Khai Nguyen" w:date="2019-07-05T23:18:00Z"/>
                <w:b/>
                <w:bCs/>
              </w:rPr>
            </w:pPr>
            <w:ins w:id="256" w:author="Hoan Ng" w:date="2017-03-20T22:18:00Z">
              <w:del w:id="257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4702" w:type="dxa"/>
            <w:hideMark/>
            <w:tcPrChange w:id="258" w:author="Hoan Ng" w:date="2017-03-20T22:19:00Z">
              <w:tcPr>
                <w:tcW w:w="3340" w:type="dxa"/>
                <w:hideMark/>
              </w:tcPr>
            </w:tcPrChange>
          </w:tcPr>
          <w:p w14:paraId="63E120DE" w14:textId="567ACB64" w:rsidR="005F3BAC" w:rsidRPr="005F3BAC" w:rsidDel="00DB3324" w:rsidRDefault="005F3BAC" w:rsidP="005F3BAC">
            <w:pPr>
              <w:rPr>
                <w:ins w:id="259" w:author="Hoan Ng" w:date="2017-03-20T22:18:00Z"/>
                <w:del w:id="260" w:author="Ngoc Khai Nguyen" w:date="2019-07-05T23:18:00Z"/>
                <w:b/>
                <w:bCs/>
              </w:rPr>
            </w:pPr>
            <w:ins w:id="261" w:author="Hoan Ng" w:date="2017-03-20T22:18:00Z">
              <w:del w:id="262" w:author="Ngoc Khai Nguyen" w:date="2019-07-05T23:18:00Z">
                <w:r w:rsidRPr="005F3BAC" w:rsidDel="00DB3324">
                  <w:rPr>
                    <w:b/>
                    <w:bCs/>
                  </w:rPr>
                  <w:delText>1.2.  </w:delText>
                </w:r>
              </w:del>
            </w:ins>
          </w:p>
        </w:tc>
        <w:tc>
          <w:tcPr>
            <w:tcW w:w="1027" w:type="dxa"/>
            <w:hideMark/>
            <w:tcPrChange w:id="263" w:author="Hoan Ng" w:date="2017-03-20T22:19:00Z">
              <w:tcPr>
                <w:tcW w:w="960" w:type="dxa"/>
                <w:hideMark/>
              </w:tcPr>
            </w:tcPrChange>
          </w:tcPr>
          <w:p w14:paraId="4EB6D989" w14:textId="1C5000DC" w:rsidR="005F3BAC" w:rsidRPr="005F3BAC" w:rsidDel="00DB3324" w:rsidRDefault="005F3BAC">
            <w:pPr>
              <w:rPr>
                <w:ins w:id="264" w:author="Hoan Ng" w:date="2017-03-20T22:18:00Z"/>
                <w:del w:id="265" w:author="Ngoc Khai Nguyen" w:date="2019-07-05T23:18:00Z"/>
                <w:b/>
                <w:bCs/>
              </w:rPr>
            </w:pPr>
            <w:ins w:id="266" w:author="Hoan Ng" w:date="2017-03-20T22:18:00Z">
              <w:del w:id="267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868" w:type="dxa"/>
            <w:hideMark/>
            <w:tcPrChange w:id="268" w:author="Hoan Ng" w:date="2017-03-20T22:19:00Z">
              <w:tcPr>
                <w:tcW w:w="960" w:type="dxa"/>
                <w:hideMark/>
              </w:tcPr>
            </w:tcPrChange>
          </w:tcPr>
          <w:p w14:paraId="57C44465" w14:textId="10159500" w:rsidR="005F3BAC" w:rsidRPr="005F3BAC" w:rsidDel="00DB3324" w:rsidRDefault="005F3BAC">
            <w:pPr>
              <w:rPr>
                <w:ins w:id="269" w:author="Hoan Ng" w:date="2017-03-20T22:18:00Z"/>
                <w:del w:id="270" w:author="Ngoc Khai Nguyen" w:date="2019-07-05T23:18:00Z"/>
                <w:b/>
                <w:bCs/>
              </w:rPr>
            </w:pPr>
            <w:ins w:id="271" w:author="Hoan Ng" w:date="2017-03-20T22:18:00Z">
              <w:del w:id="272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978" w:type="dxa"/>
            <w:hideMark/>
            <w:tcPrChange w:id="273" w:author="Hoan Ng" w:date="2017-03-20T22:19:00Z">
              <w:tcPr>
                <w:tcW w:w="960" w:type="dxa"/>
                <w:hideMark/>
              </w:tcPr>
            </w:tcPrChange>
          </w:tcPr>
          <w:p w14:paraId="1F80B88D" w14:textId="0F043E2E" w:rsidR="005F3BAC" w:rsidRPr="005F3BAC" w:rsidDel="00DB3324" w:rsidRDefault="005F3BAC">
            <w:pPr>
              <w:rPr>
                <w:ins w:id="274" w:author="Hoan Ng" w:date="2017-03-20T22:18:00Z"/>
                <w:del w:id="275" w:author="Ngoc Khai Nguyen" w:date="2019-07-05T23:18:00Z"/>
                <w:b/>
                <w:bCs/>
              </w:rPr>
            </w:pPr>
            <w:ins w:id="276" w:author="Hoan Ng" w:date="2017-03-20T22:18:00Z">
              <w:del w:id="277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790" w:type="dxa"/>
            <w:hideMark/>
            <w:tcPrChange w:id="278" w:author="Hoan Ng" w:date="2017-03-20T22:19:00Z">
              <w:tcPr>
                <w:tcW w:w="960" w:type="dxa"/>
                <w:hideMark/>
              </w:tcPr>
            </w:tcPrChange>
          </w:tcPr>
          <w:p w14:paraId="2834B53E" w14:textId="0B18C3DE" w:rsidR="005F3BAC" w:rsidRPr="005F3BAC" w:rsidDel="00DB3324" w:rsidRDefault="005F3BAC">
            <w:pPr>
              <w:rPr>
                <w:ins w:id="279" w:author="Hoan Ng" w:date="2017-03-20T22:18:00Z"/>
                <w:del w:id="280" w:author="Ngoc Khai Nguyen" w:date="2019-07-05T23:18:00Z"/>
                <w:b/>
                <w:bCs/>
              </w:rPr>
            </w:pPr>
            <w:ins w:id="281" w:author="Hoan Ng" w:date="2017-03-20T22:18:00Z">
              <w:del w:id="282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</w:tr>
      <w:tr w:rsidR="005F3BAC" w:rsidRPr="005F3BAC" w:rsidDel="00DB3324" w14:paraId="3CC80E27" w14:textId="5E85CBCD" w:rsidTr="005F3BAC">
        <w:tblPrEx>
          <w:tblW w:w="0" w:type="auto"/>
          <w:tblPrExChange w:id="283" w:author="Hoan Ng" w:date="2017-03-20T22:19:00Z">
            <w:tblPrEx>
              <w:tblW w:w="0" w:type="auto"/>
            </w:tblPrEx>
          </w:tblPrExChange>
        </w:tblPrEx>
        <w:trPr>
          <w:trHeight w:val="300"/>
          <w:ins w:id="284" w:author="Hoan Ng" w:date="2017-03-20T22:18:00Z"/>
          <w:del w:id="285" w:author="Ngoc Khai Nguyen" w:date="2019-07-05T23:18:00Z"/>
          <w:trPrChange w:id="286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287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3E9873F4" w14:textId="58F68E28" w:rsidR="005F3BAC" w:rsidRPr="005F3BAC" w:rsidDel="00DB3324" w:rsidRDefault="005F3BAC">
            <w:pPr>
              <w:rPr>
                <w:ins w:id="288" w:author="Hoan Ng" w:date="2017-03-20T22:18:00Z"/>
                <w:del w:id="289" w:author="Ngoc Khai Nguyen" w:date="2019-07-05T23:18:00Z"/>
                <w:b/>
                <w:bCs/>
              </w:rPr>
            </w:pPr>
            <w:ins w:id="290" w:author="Hoan Ng" w:date="2017-03-20T22:18:00Z">
              <w:del w:id="291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4702" w:type="dxa"/>
            <w:hideMark/>
            <w:tcPrChange w:id="292" w:author="Hoan Ng" w:date="2017-03-20T22:19:00Z">
              <w:tcPr>
                <w:tcW w:w="3340" w:type="dxa"/>
                <w:hideMark/>
              </w:tcPr>
            </w:tcPrChange>
          </w:tcPr>
          <w:p w14:paraId="79A52A35" w14:textId="0F27276C" w:rsidR="005F3BAC" w:rsidRPr="005F3BAC" w:rsidDel="00DB3324" w:rsidRDefault="005F3BAC" w:rsidP="005F3BAC">
            <w:pPr>
              <w:rPr>
                <w:ins w:id="293" w:author="Hoan Ng" w:date="2017-03-20T22:18:00Z"/>
                <w:del w:id="294" w:author="Ngoc Khai Nguyen" w:date="2019-07-05T23:18:00Z"/>
                <w:b/>
                <w:bCs/>
              </w:rPr>
            </w:pPr>
            <w:ins w:id="295" w:author="Hoan Ng" w:date="2017-03-20T22:18:00Z">
              <w:del w:id="296" w:author="Ngoc Khai Nguyen" w:date="2019-07-05T23:18:00Z">
                <w:r w:rsidRPr="005F3BAC" w:rsidDel="00DB3324">
                  <w:rPr>
                    <w:b/>
                    <w:bCs/>
                  </w:rPr>
                  <w:delText>1.3.  </w:delText>
                </w:r>
              </w:del>
            </w:ins>
          </w:p>
        </w:tc>
        <w:tc>
          <w:tcPr>
            <w:tcW w:w="1027" w:type="dxa"/>
            <w:hideMark/>
            <w:tcPrChange w:id="297" w:author="Hoan Ng" w:date="2017-03-20T22:19:00Z">
              <w:tcPr>
                <w:tcW w:w="960" w:type="dxa"/>
                <w:hideMark/>
              </w:tcPr>
            </w:tcPrChange>
          </w:tcPr>
          <w:p w14:paraId="505139E6" w14:textId="22DAC663" w:rsidR="005F3BAC" w:rsidRPr="005F3BAC" w:rsidDel="00DB3324" w:rsidRDefault="005F3BAC">
            <w:pPr>
              <w:rPr>
                <w:ins w:id="298" w:author="Hoan Ng" w:date="2017-03-20T22:18:00Z"/>
                <w:del w:id="299" w:author="Ngoc Khai Nguyen" w:date="2019-07-05T23:18:00Z"/>
                <w:b/>
                <w:bCs/>
              </w:rPr>
            </w:pPr>
            <w:ins w:id="300" w:author="Hoan Ng" w:date="2017-03-20T22:18:00Z">
              <w:del w:id="301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868" w:type="dxa"/>
            <w:hideMark/>
            <w:tcPrChange w:id="302" w:author="Hoan Ng" w:date="2017-03-20T22:19:00Z">
              <w:tcPr>
                <w:tcW w:w="960" w:type="dxa"/>
                <w:hideMark/>
              </w:tcPr>
            </w:tcPrChange>
          </w:tcPr>
          <w:p w14:paraId="57271621" w14:textId="2BC03E2A" w:rsidR="005F3BAC" w:rsidRPr="005F3BAC" w:rsidDel="00DB3324" w:rsidRDefault="005F3BAC">
            <w:pPr>
              <w:rPr>
                <w:ins w:id="303" w:author="Hoan Ng" w:date="2017-03-20T22:18:00Z"/>
                <w:del w:id="304" w:author="Ngoc Khai Nguyen" w:date="2019-07-05T23:18:00Z"/>
                <w:b/>
                <w:bCs/>
              </w:rPr>
            </w:pPr>
            <w:ins w:id="305" w:author="Hoan Ng" w:date="2017-03-20T22:18:00Z">
              <w:del w:id="306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978" w:type="dxa"/>
            <w:hideMark/>
            <w:tcPrChange w:id="307" w:author="Hoan Ng" w:date="2017-03-20T22:19:00Z">
              <w:tcPr>
                <w:tcW w:w="960" w:type="dxa"/>
                <w:hideMark/>
              </w:tcPr>
            </w:tcPrChange>
          </w:tcPr>
          <w:p w14:paraId="1188C735" w14:textId="5164F953" w:rsidR="005F3BAC" w:rsidRPr="005F3BAC" w:rsidDel="00DB3324" w:rsidRDefault="005F3BAC">
            <w:pPr>
              <w:rPr>
                <w:ins w:id="308" w:author="Hoan Ng" w:date="2017-03-20T22:18:00Z"/>
                <w:del w:id="309" w:author="Ngoc Khai Nguyen" w:date="2019-07-05T23:18:00Z"/>
                <w:b/>
                <w:bCs/>
              </w:rPr>
            </w:pPr>
            <w:ins w:id="310" w:author="Hoan Ng" w:date="2017-03-20T22:18:00Z">
              <w:del w:id="311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790" w:type="dxa"/>
            <w:hideMark/>
            <w:tcPrChange w:id="312" w:author="Hoan Ng" w:date="2017-03-20T22:19:00Z">
              <w:tcPr>
                <w:tcW w:w="960" w:type="dxa"/>
                <w:hideMark/>
              </w:tcPr>
            </w:tcPrChange>
          </w:tcPr>
          <w:p w14:paraId="474F0037" w14:textId="6EF8EC15" w:rsidR="005F3BAC" w:rsidRPr="005F3BAC" w:rsidDel="00DB3324" w:rsidRDefault="005F3BAC">
            <w:pPr>
              <w:rPr>
                <w:ins w:id="313" w:author="Hoan Ng" w:date="2017-03-20T22:18:00Z"/>
                <w:del w:id="314" w:author="Ngoc Khai Nguyen" w:date="2019-07-05T23:18:00Z"/>
                <w:b/>
                <w:bCs/>
              </w:rPr>
            </w:pPr>
            <w:ins w:id="315" w:author="Hoan Ng" w:date="2017-03-20T22:18:00Z">
              <w:del w:id="316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</w:tr>
      <w:tr w:rsidR="005F3BAC" w:rsidRPr="005F3BAC" w:rsidDel="00DB3324" w14:paraId="4DD0AC6C" w14:textId="19398A1C" w:rsidTr="005F3BAC">
        <w:tblPrEx>
          <w:tblW w:w="0" w:type="auto"/>
          <w:tblPrExChange w:id="317" w:author="Hoan Ng" w:date="2017-03-20T22:19:00Z">
            <w:tblPrEx>
              <w:tblW w:w="0" w:type="auto"/>
            </w:tblPrEx>
          </w:tblPrExChange>
        </w:tblPrEx>
        <w:trPr>
          <w:trHeight w:val="300"/>
          <w:ins w:id="318" w:author="Hoan Ng" w:date="2017-03-20T22:18:00Z"/>
          <w:del w:id="319" w:author="Ngoc Khai Nguyen" w:date="2019-07-05T23:18:00Z"/>
          <w:trPrChange w:id="320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321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61D3D5A4" w14:textId="66BD6220" w:rsidR="005F3BAC" w:rsidRPr="005F3BAC" w:rsidDel="00DB3324" w:rsidRDefault="005F3BAC">
            <w:pPr>
              <w:rPr>
                <w:ins w:id="322" w:author="Hoan Ng" w:date="2017-03-20T22:18:00Z"/>
                <w:del w:id="323" w:author="Ngoc Khai Nguyen" w:date="2019-07-05T23:18:00Z"/>
                <w:b/>
                <w:bCs/>
              </w:rPr>
            </w:pPr>
            <w:ins w:id="324" w:author="Hoan Ng" w:date="2017-03-20T22:18:00Z">
              <w:del w:id="325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4702" w:type="dxa"/>
            <w:hideMark/>
            <w:tcPrChange w:id="326" w:author="Hoan Ng" w:date="2017-03-20T22:19:00Z">
              <w:tcPr>
                <w:tcW w:w="3340" w:type="dxa"/>
                <w:hideMark/>
              </w:tcPr>
            </w:tcPrChange>
          </w:tcPr>
          <w:p w14:paraId="16B7EEDD" w14:textId="2D335A50" w:rsidR="005F3BAC" w:rsidRPr="005F3BAC" w:rsidDel="00DB3324" w:rsidRDefault="005F3BAC">
            <w:pPr>
              <w:rPr>
                <w:ins w:id="327" w:author="Hoan Ng" w:date="2017-03-20T22:18:00Z"/>
                <w:del w:id="328" w:author="Ngoc Khai Nguyen" w:date="2019-07-05T23:18:00Z"/>
                <w:b/>
                <w:bCs/>
              </w:rPr>
            </w:pPr>
            <w:ins w:id="329" w:author="Hoan Ng" w:date="2017-03-20T22:18:00Z">
              <w:del w:id="330" w:author="Ngoc Khai Nguyen" w:date="2019-07-05T23:18:00Z">
                <w:r w:rsidRPr="005F3BAC" w:rsidDel="00DB3324">
                  <w:rPr>
                    <w:b/>
                    <w:bCs/>
                  </w:rPr>
                  <w:delText>Chương 2: Phân tích</w:delText>
                </w:r>
              </w:del>
            </w:ins>
          </w:p>
        </w:tc>
        <w:tc>
          <w:tcPr>
            <w:tcW w:w="1027" w:type="dxa"/>
            <w:hideMark/>
            <w:tcPrChange w:id="331" w:author="Hoan Ng" w:date="2017-03-20T22:19:00Z">
              <w:tcPr>
                <w:tcW w:w="960" w:type="dxa"/>
                <w:hideMark/>
              </w:tcPr>
            </w:tcPrChange>
          </w:tcPr>
          <w:p w14:paraId="2953588C" w14:textId="2C9DBB8B" w:rsidR="005F3BAC" w:rsidRPr="005F3BAC" w:rsidDel="00DB3324" w:rsidRDefault="005F3BAC">
            <w:pPr>
              <w:rPr>
                <w:ins w:id="332" w:author="Hoan Ng" w:date="2017-03-20T22:18:00Z"/>
                <w:del w:id="333" w:author="Ngoc Khai Nguyen" w:date="2019-07-05T23:18:00Z"/>
                <w:b/>
                <w:bCs/>
              </w:rPr>
            </w:pPr>
            <w:ins w:id="334" w:author="Hoan Ng" w:date="2017-03-20T22:18:00Z">
              <w:del w:id="335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868" w:type="dxa"/>
            <w:hideMark/>
            <w:tcPrChange w:id="336" w:author="Hoan Ng" w:date="2017-03-20T22:19:00Z">
              <w:tcPr>
                <w:tcW w:w="960" w:type="dxa"/>
                <w:hideMark/>
              </w:tcPr>
            </w:tcPrChange>
          </w:tcPr>
          <w:p w14:paraId="7D78B88A" w14:textId="753647BD" w:rsidR="005F3BAC" w:rsidRPr="005F3BAC" w:rsidDel="00DB3324" w:rsidRDefault="005F3BAC">
            <w:pPr>
              <w:rPr>
                <w:ins w:id="337" w:author="Hoan Ng" w:date="2017-03-20T22:18:00Z"/>
                <w:del w:id="338" w:author="Ngoc Khai Nguyen" w:date="2019-07-05T23:18:00Z"/>
                <w:b/>
                <w:bCs/>
              </w:rPr>
            </w:pPr>
            <w:ins w:id="339" w:author="Hoan Ng" w:date="2017-03-20T22:18:00Z">
              <w:del w:id="340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978" w:type="dxa"/>
            <w:hideMark/>
            <w:tcPrChange w:id="341" w:author="Hoan Ng" w:date="2017-03-20T22:19:00Z">
              <w:tcPr>
                <w:tcW w:w="960" w:type="dxa"/>
                <w:hideMark/>
              </w:tcPr>
            </w:tcPrChange>
          </w:tcPr>
          <w:p w14:paraId="1B4C837E" w14:textId="2F45AEF2" w:rsidR="005F3BAC" w:rsidRPr="005F3BAC" w:rsidDel="00DB3324" w:rsidRDefault="005F3BAC">
            <w:pPr>
              <w:rPr>
                <w:ins w:id="342" w:author="Hoan Ng" w:date="2017-03-20T22:18:00Z"/>
                <w:del w:id="343" w:author="Ngoc Khai Nguyen" w:date="2019-07-05T23:18:00Z"/>
                <w:b/>
                <w:bCs/>
              </w:rPr>
            </w:pPr>
            <w:ins w:id="344" w:author="Hoan Ng" w:date="2017-03-20T22:18:00Z">
              <w:del w:id="345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790" w:type="dxa"/>
            <w:hideMark/>
            <w:tcPrChange w:id="346" w:author="Hoan Ng" w:date="2017-03-20T22:19:00Z">
              <w:tcPr>
                <w:tcW w:w="960" w:type="dxa"/>
                <w:hideMark/>
              </w:tcPr>
            </w:tcPrChange>
          </w:tcPr>
          <w:p w14:paraId="615D27E7" w14:textId="264752A0" w:rsidR="005F3BAC" w:rsidRPr="005F3BAC" w:rsidDel="00DB3324" w:rsidRDefault="005F3BAC">
            <w:pPr>
              <w:rPr>
                <w:ins w:id="347" w:author="Hoan Ng" w:date="2017-03-20T22:18:00Z"/>
                <w:del w:id="348" w:author="Ngoc Khai Nguyen" w:date="2019-07-05T23:18:00Z"/>
                <w:b/>
                <w:bCs/>
              </w:rPr>
            </w:pPr>
            <w:ins w:id="349" w:author="Hoan Ng" w:date="2017-03-20T22:18:00Z">
              <w:del w:id="350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</w:tr>
      <w:tr w:rsidR="005F3BAC" w:rsidRPr="005F3BAC" w:rsidDel="00DB3324" w14:paraId="642D888C" w14:textId="117AA89A" w:rsidTr="005F3BAC">
        <w:tblPrEx>
          <w:tblW w:w="0" w:type="auto"/>
          <w:tblPrExChange w:id="351" w:author="Hoan Ng" w:date="2017-03-20T22:19:00Z">
            <w:tblPrEx>
              <w:tblW w:w="0" w:type="auto"/>
            </w:tblPrEx>
          </w:tblPrExChange>
        </w:tblPrEx>
        <w:trPr>
          <w:trHeight w:val="300"/>
          <w:ins w:id="352" w:author="Hoan Ng" w:date="2017-03-20T22:18:00Z"/>
          <w:del w:id="353" w:author="Ngoc Khai Nguyen" w:date="2019-07-05T23:18:00Z"/>
          <w:trPrChange w:id="354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355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59738D77" w14:textId="351651C8" w:rsidR="005F3BAC" w:rsidRPr="005F3BAC" w:rsidDel="00DB3324" w:rsidRDefault="005F3BAC">
            <w:pPr>
              <w:rPr>
                <w:ins w:id="356" w:author="Hoan Ng" w:date="2017-03-20T22:18:00Z"/>
                <w:del w:id="357" w:author="Ngoc Khai Nguyen" w:date="2019-07-05T23:18:00Z"/>
                <w:b/>
                <w:bCs/>
              </w:rPr>
            </w:pPr>
            <w:ins w:id="358" w:author="Hoan Ng" w:date="2017-03-20T22:18:00Z">
              <w:del w:id="359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4702" w:type="dxa"/>
            <w:hideMark/>
            <w:tcPrChange w:id="360" w:author="Hoan Ng" w:date="2017-03-20T22:19:00Z">
              <w:tcPr>
                <w:tcW w:w="3340" w:type="dxa"/>
                <w:hideMark/>
              </w:tcPr>
            </w:tcPrChange>
          </w:tcPr>
          <w:p w14:paraId="4106ED17" w14:textId="6CCDB590" w:rsidR="005F3BAC" w:rsidRPr="005F3BAC" w:rsidDel="00DB3324" w:rsidRDefault="005F3BAC" w:rsidP="005F3BAC">
            <w:pPr>
              <w:rPr>
                <w:ins w:id="361" w:author="Hoan Ng" w:date="2017-03-20T22:18:00Z"/>
                <w:del w:id="362" w:author="Ngoc Khai Nguyen" w:date="2019-07-05T23:18:00Z"/>
                <w:b/>
                <w:bCs/>
              </w:rPr>
            </w:pPr>
            <w:ins w:id="363" w:author="Hoan Ng" w:date="2017-03-20T22:18:00Z">
              <w:del w:id="364" w:author="Ngoc Khai Nguyen" w:date="2019-07-05T23:18:00Z">
                <w:r w:rsidRPr="005F3BAC" w:rsidDel="00DB3324">
                  <w:rPr>
                    <w:b/>
                    <w:bCs/>
                  </w:rPr>
                  <w:delText>2.1.</w:delText>
                </w:r>
              </w:del>
            </w:ins>
          </w:p>
        </w:tc>
        <w:tc>
          <w:tcPr>
            <w:tcW w:w="1027" w:type="dxa"/>
            <w:hideMark/>
            <w:tcPrChange w:id="365" w:author="Hoan Ng" w:date="2017-03-20T22:19:00Z">
              <w:tcPr>
                <w:tcW w:w="960" w:type="dxa"/>
                <w:hideMark/>
              </w:tcPr>
            </w:tcPrChange>
          </w:tcPr>
          <w:p w14:paraId="41C2638C" w14:textId="6FA43C82" w:rsidR="005F3BAC" w:rsidRPr="005F3BAC" w:rsidDel="00DB3324" w:rsidRDefault="005F3BAC">
            <w:pPr>
              <w:rPr>
                <w:ins w:id="366" w:author="Hoan Ng" w:date="2017-03-20T22:18:00Z"/>
                <w:del w:id="367" w:author="Ngoc Khai Nguyen" w:date="2019-07-05T23:18:00Z"/>
                <w:b/>
                <w:bCs/>
              </w:rPr>
            </w:pPr>
            <w:ins w:id="368" w:author="Hoan Ng" w:date="2017-03-20T22:18:00Z">
              <w:del w:id="369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868" w:type="dxa"/>
            <w:hideMark/>
            <w:tcPrChange w:id="370" w:author="Hoan Ng" w:date="2017-03-20T22:19:00Z">
              <w:tcPr>
                <w:tcW w:w="960" w:type="dxa"/>
                <w:hideMark/>
              </w:tcPr>
            </w:tcPrChange>
          </w:tcPr>
          <w:p w14:paraId="5971C3AE" w14:textId="728B0E3A" w:rsidR="005F3BAC" w:rsidRPr="005F3BAC" w:rsidDel="00DB3324" w:rsidRDefault="005F3BAC">
            <w:pPr>
              <w:rPr>
                <w:ins w:id="371" w:author="Hoan Ng" w:date="2017-03-20T22:18:00Z"/>
                <w:del w:id="372" w:author="Ngoc Khai Nguyen" w:date="2019-07-05T23:18:00Z"/>
                <w:b/>
                <w:bCs/>
              </w:rPr>
            </w:pPr>
            <w:ins w:id="373" w:author="Hoan Ng" w:date="2017-03-20T22:18:00Z">
              <w:del w:id="374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978" w:type="dxa"/>
            <w:hideMark/>
            <w:tcPrChange w:id="375" w:author="Hoan Ng" w:date="2017-03-20T22:19:00Z">
              <w:tcPr>
                <w:tcW w:w="960" w:type="dxa"/>
                <w:hideMark/>
              </w:tcPr>
            </w:tcPrChange>
          </w:tcPr>
          <w:p w14:paraId="7C6CD189" w14:textId="34583F0A" w:rsidR="005F3BAC" w:rsidRPr="005F3BAC" w:rsidDel="00DB3324" w:rsidRDefault="005F3BAC">
            <w:pPr>
              <w:rPr>
                <w:ins w:id="376" w:author="Hoan Ng" w:date="2017-03-20T22:18:00Z"/>
                <w:del w:id="377" w:author="Ngoc Khai Nguyen" w:date="2019-07-05T23:18:00Z"/>
                <w:b/>
                <w:bCs/>
              </w:rPr>
            </w:pPr>
            <w:ins w:id="378" w:author="Hoan Ng" w:date="2017-03-20T22:18:00Z">
              <w:del w:id="379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790" w:type="dxa"/>
            <w:hideMark/>
            <w:tcPrChange w:id="380" w:author="Hoan Ng" w:date="2017-03-20T22:19:00Z">
              <w:tcPr>
                <w:tcW w:w="960" w:type="dxa"/>
                <w:hideMark/>
              </w:tcPr>
            </w:tcPrChange>
          </w:tcPr>
          <w:p w14:paraId="75AF611D" w14:textId="4D780C3F" w:rsidR="005F3BAC" w:rsidRPr="005F3BAC" w:rsidDel="00DB3324" w:rsidRDefault="005F3BAC">
            <w:pPr>
              <w:rPr>
                <w:ins w:id="381" w:author="Hoan Ng" w:date="2017-03-20T22:18:00Z"/>
                <w:del w:id="382" w:author="Ngoc Khai Nguyen" w:date="2019-07-05T23:18:00Z"/>
                <w:b/>
                <w:bCs/>
              </w:rPr>
            </w:pPr>
            <w:ins w:id="383" w:author="Hoan Ng" w:date="2017-03-20T22:18:00Z">
              <w:del w:id="384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</w:tr>
      <w:tr w:rsidR="005F3BAC" w:rsidRPr="005F3BAC" w:rsidDel="00DB3324" w14:paraId="26B0A69A" w14:textId="08E9317D" w:rsidTr="005F3BAC">
        <w:tblPrEx>
          <w:tblW w:w="0" w:type="auto"/>
          <w:tblPrExChange w:id="385" w:author="Hoan Ng" w:date="2017-03-20T22:19:00Z">
            <w:tblPrEx>
              <w:tblW w:w="0" w:type="auto"/>
            </w:tblPrEx>
          </w:tblPrExChange>
        </w:tblPrEx>
        <w:trPr>
          <w:trHeight w:val="300"/>
          <w:ins w:id="386" w:author="Hoan Ng" w:date="2017-03-20T22:18:00Z"/>
          <w:del w:id="387" w:author="Ngoc Khai Nguyen" w:date="2019-07-05T23:18:00Z"/>
          <w:trPrChange w:id="388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389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41DC5C2B" w14:textId="67DF1E2D" w:rsidR="005F3BAC" w:rsidRPr="005F3BAC" w:rsidDel="00DB3324" w:rsidRDefault="005F3BAC">
            <w:pPr>
              <w:rPr>
                <w:ins w:id="390" w:author="Hoan Ng" w:date="2017-03-20T22:18:00Z"/>
                <w:del w:id="391" w:author="Ngoc Khai Nguyen" w:date="2019-07-05T23:18:00Z"/>
                <w:b/>
                <w:bCs/>
              </w:rPr>
            </w:pPr>
            <w:ins w:id="392" w:author="Hoan Ng" w:date="2017-03-20T22:18:00Z">
              <w:del w:id="393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4702" w:type="dxa"/>
            <w:hideMark/>
            <w:tcPrChange w:id="394" w:author="Hoan Ng" w:date="2017-03-20T22:19:00Z">
              <w:tcPr>
                <w:tcW w:w="3340" w:type="dxa"/>
                <w:hideMark/>
              </w:tcPr>
            </w:tcPrChange>
          </w:tcPr>
          <w:p w14:paraId="3DC8BA62" w14:textId="08804AC7" w:rsidR="005F3BAC" w:rsidRPr="005F3BAC" w:rsidDel="00DB3324" w:rsidRDefault="005F3BAC" w:rsidP="005F3BAC">
            <w:pPr>
              <w:rPr>
                <w:ins w:id="395" w:author="Hoan Ng" w:date="2017-03-20T22:18:00Z"/>
                <w:del w:id="396" w:author="Ngoc Khai Nguyen" w:date="2019-07-05T23:18:00Z"/>
                <w:b/>
                <w:bCs/>
              </w:rPr>
            </w:pPr>
            <w:ins w:id="397" w:author="Hoan Ng" w:date="2017-03-20T22:18:00Z">
              <w:del w:id="398" w:author="Ngoc Khai Nguyen" w:date="2019-07-05T23:18:00Z">
                <w:r w:rsidRPr="005F3BAC" w:rsidDel="00DB3324">
                  <w:rPr>
                    <w:b/>
                    <w:bCs/>
                  </w:rPr>
                  <w:delText xml:space="preserve">2.2. </w:delText>
                </w:r>
              </w:del>
            </w:ins>
          </w:p>
        </w:tc>
        <w:tc>
          <w:tcPr>
            <w:tcW w:w="1027" w:type="dxa"/>
            <w:hideMark/>
            <w:tcPrChange w:id="399" w:author="Hoan Ng" w:date="2017-03-20T22:19:00Z">
              <w:tcPr>
                <w:tcW w:w="960" w:type="dxa"/>
                <w:hideMark/>
              </w:tcPr>
            </w:tcPrChange>
          </w:tcPr>
          <w:p w14:paraId="58A3167E" w14:textId="63ED3445" w:rsidR="005F3BAC" w:rsidRPr="005F3BAC" w:rsidDel="00DB3324" w:rsidRDefault="005F3BAC">
            <w:pPr>
              <w:rPr>
                <w:ins w:id="400" w:author="Hoan Ng" w:date="2017-03-20T22:18:00Z"/>
                <w:del w:id="401" w:author="Ngoc Khai Nguyen" w:date="2019-07-05T23:18:00Z"/>
                <w:b/>
                <w:bCs/>
              </w:rPr>
            </w:pPr>
            <w:ins w:id="402" w:author="Hoan Ng" w:date="2017-03-20T22:18:00Z">
              <w:del w:id="403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868" w:type="dxa"/>
            <w:hideMark/>
            <w:tcPrChange w:id="404" w:author="Hoan Ng" w:date="2017-03-20T22:19:00Z">
              <w:tcPr>
                <w:tcW w:w="960" w:type="dxa"/>
                <w:hideMark/>
              </w:tcPr>
            </w:tcPrChange>
          </w:tcPr>
          <w:p w14:paraId="03A2D843" w14:textId="46970059" w:rsidR="005F3BAC" w:rsidRPr="005F3BAC" w:rsidDel="00DB3324" w:rsidRDefault="005F3BAC">
            <w:pPr>
              <w:rPr>
                <w:ins w:id="405" w:author="Hoan Ng" w:date="2017-03-20T22:18:00Z"/>
                <w:del w:id="406" w:author="Ngoc Khai Nguyen" w:date="2019-07-05T23:18:00Z"/>
                <w:b/>
                <w:bCs/>
              </w:rPr>
            </w:pPr>
            <w:ins w:id="407" w:author="Hoan Ng" w:date="2017-03-20T22:18:00Z">
              <w:del w:id="408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978" w:type="dxa"/>
            <w:hideMark/>
            <w:tcPrChange w:id="409" w:author="Hoan Ng" w:date="2017-03-20T22:19:00Z">
              <w:tcPr>
                <w:tcW w:w="960" w:type="dxa"/>
                <w:hideMark/>
              </w:tcPr>
            </w:tcPrChange>
          </w:tcPr>
          <w:p w14:paraId="194F38D1" w14:textId="3CA7EC48" w:rsidR="005F3BAC" w:rsidRPr="005F3BAC" w:rsidDel="00DB3324" w:rsidRDefault="005F3BAC">
            <w:pPr>
              <w:rPr>
                <w:ins w:id="410" w:author="Hoan Ng" w:date="2017-03-20T22:18:00Z"/>
                <w:del w:id="411" w:author="Ngoc Khai Nguyen" w:date="2019-07-05T23:18:00Z"/>
                <w:b/>
                <w:bCs/>
              </w:rPr>
            </w:pPr>
            <w:ins w:id="412" w:author="Hoan Ng" w:date="2017-03-20T22:18:00Z">
              <w:del w:id="413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790" w:type="dxa"/>
            <w:hideMark/>
            <w:tcPrChange w:id="414" w:author="Hoan Ng" w:date="2017-03-20T22:19:00Z">
              <w:tcPr>
                <w:tcW w:w="960" w:type="dxa"/>
                <w:hideMark/>
              </w:tcPr>
            </w:tcPrChange>
          </w:tcPr>
          <w:p w14:paraId="0F435F6E" w14:textId="1EF06F43" w:rsidR="005F3BAC" w:rsidRPr="005F3BAC" w:rsidDel="00DB3324" w:rsidRDefault="005F3BAC">
            <w:pPr>
              <w:rPr>
                <w:ins w:id="415" w:author="Hoan Ng" w:date="2017-03-20T22:18:00Z"/>
                <w:del w:id="416" w:author="Ngoc Khai Nguyen" w:date="2019-07-05T23:18:00Z"/>
                <w:b/>
                <w:bCs/>
              </w:rPr>
            </w:pPr>
            <w:ins w:id="417" w:author="Hoan Ng" w:date="2017-03-20T22:18:00Z">
              <w:del w:id="418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</w:tr>
      <w:tr w:rsidR="005F3BAC" w:rsidRPr="005F3BAC" w:rsidDel="00DB3324" w14:paraId="56B1B130" w14:textId="464FBFB3" w:rsidTr="005F3BAC">
        <w:tblPrEx>
          <w:tblW w:w="0" w:type="auto"/>
          <w:tblPrExChange w:id="419" w:author="Hoan Ng" w:date="2017-03-20T22:19:00Z">
            <w:tblPrEx>
              <w:tblW w:w="0" w:type="auto"/>
            </w:tblPrEx>
          </w:tblPrExChange>
        </w:tblPrEx>
        <w:trPr>
          <w:trHeight w:val="300"/>
          <w:ins w:id="420" w:author="Hoan Ng" w:date="2017-03-20T22:18:00Z"/>
          <w:del w:id="421" w:author="Ngoc Khai Nguyen" w:date="2019-07-05T23:18:00Z"/>
          <w:trPrChange w:id="422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423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61F418CB" w14:textId="5718664D" w:rsidR="005F3BAC" w:rsidRPr="005F3BAC" w:rsidDel="00DB3324" w:rsidRDefault="005F3BAC">
            <w:pPr>
              <w:rPr>
                <w:ins w:id="424" w:author="Hoan Ng" w:date="2017-03-20T22:18:00Z"/>
                <w:del w:id="425" w:author="Ngoc Khai Nguyen" w:date="2019-07-05T23:18:00Z"/>
                <w:b/>
                <w:bCs/>
              </w:rPr>
            </w:pPr>
            <w:ins w:id="426" w:author="Hoan Ng" w:date="2017-03-20T22:18:00Z">
              <w:del w:id="427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4702" w:type="dxa"/>
            <w:hideMark/>
            <w:tcPrChange w:id="428" w:author="Hoan Ng" w:date="2017-03-20T22:19:00Z">
              <w:tcPr>
                <w:tcW w:w="3340" w:type="dxa"/>
                <w:hideMark/>
              </w:tcPr>
            </w:tcPrChange>
          </w:tcPr>
          <w:p w14:paraId="6C67FC16" w14:textId="10F0CD15" w:rsidR="005F3BAC" w:rsidRPr="005F3BAC" w:rsidDel="00DB3324" w:rsidRDefault="005F3BAC" w:rsidP="005F3BAC">
            <w:pPr>
              <w:rPr>
                <w:ins w:id="429" w:author="Hoan Ng" w:date="2017-03-20T22:18:00Z"/>
                <w:del w:id="430" w:author="Ngoc Khai Nguyen" w:date="2019-07-05T23:18:00Z"/>
                <w:b/>
                <w:bCs/>
              </w:rPr>
            </w:pPr>
            <w:ins w:id="431" w:author="Hoan Ng" w:date="2017-03-20T22:18:00Z">
              <w:del w:id="432" w:author="Ngoc Khai Nguyen" w:date="2019-07-05T23:18:00Z">
                <w:r w:rsidRPr="005F3BAC" w:rsidDel="00DB3324">
                  <w:rPr>
                    <w:b/>
                    <w:bCs/>
                  </w:rPr>
                  <w:delText>2.3.</w:delText>
                </w:r>
              </w:del>
            </w:ins>
          </w:p>
        </w:tc>
        <w:tc>
          <w:tcPr>
            <w:tcW w:w="1027" w:type="dxa"/>
            <w:hideMark/>
            <w:tcPrChange w:id="433" w:author="Hoan Ng" w:date="2017-03-20T22:19:00Z">
              <w:tcPr>
                <w:tcW w:w="960" w:type="dxa"/>
                <w:hideMark/>
              </w:tcPr>
            </w:tcPrChange>
          </w:tcPr>
          <w:p w14:paraId="6C3EB7C0" w14:textId="53781033" w:rsidR="005F3BAC" w:rsidRPr="005F3BAC" w:rsidDel="00DB3324" w:rsidRDefault="005F3BAC">
            <w:pPr>
              <w:rPr>
                <w:ins w:id="434" w:author="Hoan Ng" w:date="2017-03-20T22:18:00Z"/>
                <w:del w:id="435" w:author="Ngoc Khai Nguyen" w:date="2019-07-05T23:18:00Z"/>
                <w:b/>
                <w:bCs/>
              </w:rPr>
            </w:pPr>
            <w:ins w:id="436" w:author="Hoan Ng" w:date="2017-03-20T22:18:00Z">
              <w:del w:id="437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868" w:type="dxa"/>
            <w:hideMark/>
            <w:tcPrChange w:id="438" w:author="Hoan Ng" w:date="2017-03-20T22:19:00Z">
              <w:tcPr>
                <w:tcW w:w="960" w:type="dxa"/>
                <w:hideMark/>
              </w:tcPr>
            </w:tcPrChange>
          </w:tcPr>
          <w:p w14:paraId="3D1C1FFC" w14:textId="1D155E18" w:rsidR="005F3BAC" w:rsidRPr="005F3BAC" w:rsidDel="00DB3324" w:rsidRDefault="005F3BAC">
            <w:pPr>
              <w:rPr>
                <w:ins w:id="439" w:author="Hoan Ng" w:date="2017-03-20T22:18:00Z"/>
                <w:del w:id="440" w:author="Ngoc Khai Nguyen" w:date="2019-07-05T23:18:00Z"/>
                <w:b/>
                <w:bCs/>
              </w:rPr>
            </w:pPr>
            <w:ins w:id="441" w:author="Hoan Ng" w:date="2017-03-20T22:18:00Z">
              <w:del w:id="442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978" w:type="dxa"/>
            <w:hideMark/>
            <w:tcPrChange w:id="443" w:author="Hoan Ng" w:date="2017-03-20T22:19:00Z">
              <w:tcPr>
                <w:tcW w:w="960" w:type="dxa"/>
                <w:hideMark/>
              </w:tcPr>
            </w:tcPrChange>
          </w:tcPr>
          <w:p w14:paraId="7B03DB4A" w14:textId="18E2206F" w:rsidR="005F3BAC" w:rsidRPr="005F3BAC" w:rsidDel="00DB3324" w:rsidRDefault="005F3BAC">
            <w:pPr>
              <w:rPr>
                <w:ins w:id="444" w:author="Hoan Ng" w:date="2017-03-20T22:18:00Z"/>
                <w:del w:id="445" w:author="Ngoc Khai Nguyen" w:date="2019-07-05T23:18:00Z"/>
                <w:b/>
                <w:bCs/>
              </w:rPr>
            </w:pPr>
            <w:ins w:id="446" w:author="Hoan Ng" w:date="2017-03-20T22:18:00Z">
              <w:del w:id="447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790" w:type="dxa"/>
            <w:hideMark/>
            <w:tcPrChange w:id="448" w:author="Hoan Ng" w:date="2017-03-20T22:19:00Z">
              <w:tcPr>
                <w:tcW w:w="960" w:type="dxa"/>
                <w:hideMark/>
              </w:tcPr>
            </w:tcPrChange>
          </w:tcPr>
          <w:p w14:paraId="5E00906E" w14:textId="2D4B8C3D" w:rsidR="005F3BAC" w:rsidRPr="005F3BAC" w:rsidDel="00DB3324" w:rsidRDefault="005F3BAC">
            <w:pPr>
              <w:rPr>
                <w:ins w:id="449" w:author="Hoan Ng" w:date="2017-03-20T22:18:00Z"/>
                <w:del w:id="450" w:author="Ngoc Khai Nguyen" w:date="2019-07-05T23:18:00Z"/>
                <w:b/>
                <w:bCs/>
              </w:rPr>
            </w:pPr>
            <w:ins w:id="451" w:author="Hoan Ng" w:date="2017-03-20T22:18:00Z">
              <w:del w:id="452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</w:tr>
      <w:tr w:rsidR="005F3BAC" w:rsidRPr="005F3BAC" w:rsidDel="00DB3324" w14:paraId="1C1C8DE8" w14:textId="69274646" w:rsidTr="005F3BAC">
        <w:tblPrEx>
          <w:tblW w:w="0" w:type="auto"/>
          <w:tblPrExChange w:id="453" w:author="Hoan Ng" w:date="2017-03-20T22:19:00Z">
            <w:tblPrEx>
              <w:tblW w:w="0" w:type="auto"/>
            </w:tblPrEx>
          </w:tblPrExChange>
        </w:tblPrEx>
        <w:trPr>
          <w:trHeight w:val="300"/>
          <w:ins w:id="454" w:author="Hoan Ng" w:date="2017-03-20T22:18:00Z"/>
          <w:del w:id="455" w:author="Ngoc Khai Nguyen" w:date="2019-07-05T23:18:00Z"/>
          <w:trPrChange w:id="456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457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79E7677C" w14:textId="71ED8740" w:rsidR="005F3BAC" w:rsidRPr="005F3BAC" w:rsidDel="00DB3324" w:rsidRDefault="005F3BAC">
            <w:pPr>
              <w:rPr>
                <w:ins w:id="458" w:author="Hoan Ng" w:date="2017-03-20T22:18:00Z"/>
                <w:del w:id="459" w:author="Ngoc Khai Nguyen" w:date="2019-07-05T23:18:00Z"/>
                <w:b/>
                <w:bCs/>
              </w:rPr>
            </w:pPr>
            <w:ins w:id="460" w:author="Hoan Ng" w:date="2017-03-20T22:18:00Z">
              <w:del w:id="461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4702" w:type="dxa"/>
            <w:hideMark/>
            <w:tcPrChange w:id="462" w:author="Hoan Ng" w:date="2017-03-20T22:19:00Z">
              <w:tcPr>
                <w:tcW w:w="3340" w:type="dxa"/>
                <w:hideMark/>
              </w:tcPr>
            </w:tcPrChange>
          </w:tcPr>
          <w:p w14:paraId="3D79F336" w14:textId="68D2F656" w:rsidR="005F3BAC" w:rsidRPr="005F3BAC" w:rsidDel="00DB3324" w:rsidRDefault="005F3BAC">
            <w:pPr>
              <w:rPr>
                <w:ins w:id="463" w:author="Hoan Ng" w:date="2017-03-20T22:18:00Z"/>
                <w:del w:id="464" w:author="Ngoc Khai Nguyen" w:date="2019-07-05T23:18:00Z"/>
                <w:b/>
                <w:bCs/>
              </w:rPr>
            </w:pPr>
            <w:ins w:id="465" w:author="Hoan Ng" w:date="2017-03-20T22:18:00Z">
              <w:del w:id="466" w:author="Ngoc Khai Nguyen" w:date="2019-07-05T23:18:00Z">
                <w:r w:rsidRPr="005F3BAC" w:rsidDel="00DB3324">
                  <w:rPr>
                    <w:b/>
                    <w:bCs/>
                  </w:rPr>
                  <w:delText>Chương 3: Thiết kế</w:delText>
                </w:r>
              </w:del>
            </w:ins>
          </w:p>
        </w:tc>
        <w:tc>
          <w:tcPr>
            <w:tcW w:w="1027" w:type="dxa"/>
            <w:hideMark/>
            <w:tcPrChange w:id="467" w:author="Hoan Ng" w:date="2017-03-20T22:19:00Z">
              <w:tcPr>
                <w:tcW w:w="960" w:type="dxa"/>
                <w:hideMark/>
              </w:tcPr>
            </w:tcPrChange>
          </w:tcPr>
          <w:p w14:paraId="0A743F81" w14:textId="5EBE2F05" w:rsidR="005F3BAC" w:rsidRPr="005F3BAC" w:rsidDel="00DB3324" w:rsidRDefault="005F3BAC">
            <w:pPr>
              <w:rPr>
                <w:ins w:id="468" w:author="Hoan Ng" w:date="2017-03-20T22:18:00Z"/>
                <w:del w:id="469" w:author="Ngoc Khai Nguyen" w:date="2019-07-05T23:18:00Z"/>
                <w:b/>
                <w:bCs/>
              </w:rPr>
            </w:pPr>
            <w:ins w:id="470" w:author="Hoan Ng" w:date="2017-03-20T22:18:00Z">
              <w:del w:id="471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868" w:type="dxa"/>
            <w:hideMark/>
            <w:tcPrChange w:id="472" w:author="Hoan Ng" w:date="2017-03-20T22:19:00Z">
              <w:tcPr>
                <w:tcW w:w="960" w:type="dxa"/>
                <w:hideMark/>
              </w:tcPr>
            </w:tcPrChange>
          </w:tcPr>
          <w:p w14:paraId="28B4E605" w14:textId="54929DE5" w:rsidR="005F3BAC" w:rsidRPr="005F3BAC" w:rsidDel="00DB3324" w:rsidRDefault="005F3BAC">
            <w:pPr>
              <w:rPr>
                <w:ins w:id="473" w:author="Hoan Ng" w:date="2017-03-20T22:18:00Z"/>
                <w:del w:id="474" w:author="Ngoc Khai Nguyen" w:date="2019-07-05T23:18:00Z"/>
                <w:b/>
                <w:bCs/>
              </w:rPr>
            </w:pPr>
            <w:ins w:id="475" w:author="Hoan Ng" w:date="2017-03-20T22:18:00Z">
              <w:del w:id="476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978" w:type="dxa"/>
            <w:hideMark/>
            <w:tcPrChange w:id="477" w:author="Hoan Ng" w:date="2017-03-20T22:19:00Z">
              <w:tcPr>
                <w:tcW w:w="960" w:type="dxa"/>
                <w:hideMark/>
              </w:tcPr>
            </w:tcPrChange>
          </w:tcPr>
          <w:p w14:paraId="3EE92376" w14:textId="4381E99D" w:rsidR="005F3BAC" w:rsidRPr="005F3BAC" w:rsidDel="00DB3324" w:rsidRDefault="005F3BAC">
            <w:pPr>
              <w:rPr>
                <w:ins w:id="478" w:author="Hoan Ng" w:date="2017-03-20T22:18:00Z"/>
                <w:del w:id="479" w:author="Ngoc Khai Nguyen" w:date="2019-07-05T23:18:00Z"/>
                <w:b/>
                <w:bCs/>
              </w:rPr>
            </w:pPr>
            <w:ins w:id="480" w:author="Hoan Ng" w:date="2017-03-20T22:18:00Z">
              <w:del w:id="481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790" w:type="dxa"/>
            <w:hideMark/>
            <w:tcPrChange w:id="482" w:author="Hoan Ng" w:date="2017-03-20T22:19:00Z">
              <w:tcPr>
                <w:tcW w:w="960" w:type="dxa"/>
                <w:hideMark/>
              </w:tcPr>
            </w:tcPrChange>
          </w:tcPr>
          <w:p w14:paraId="110230F3" w14:textId="1DC9FE23" w:rsidR="005F3BAC" w:rsidRPr="005F3BAC" w:rsidDel="00DB3324" w:rsidRDefault="005F3BAC">
            <w:pPr>
              <w:rPr>
                <w:ins w:id="483" w:author="Hoan Ng" w:date="2017-03-20T22:18:00Z"/>
                <w:del w:id="484" w:author="Ngoc Khai Nguyen" w:date="2019-07-05T23:18:00Z"/>
                <w:b/>
                <w:bCs/>
              </w:rPr>
            </w:pPr>
            <w:ins w:id="485" w:author="Hoan Ng" w:date="2017-03-20T22:18:00Z">
              <w:del w:id="486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</w:tr>
      <w:tr w:rsidR="005F3BAC" w:rsidRPr="005F3BAC" w:rsidDel="00DB3324" w14:paraId="57A5B715" w14:textId="6F5785F7" w:rsidTr="005F3BAC">
        <w:tblPrEx>
          <w:tblW w:w="0" w:type="auto"/>
          <w:tblPrExChange w:id="487" w:author="Hoan Ng" w:date="2017-03-20T22:19:00Z">
            <w:tblPrEx>
              <w:tblW w:w="0" w:type="auto"/>
            </w:tblPrEx>
          </w:tblPrExChange>
        </w:tblPrEx>
        <w:trPr>
          <w:trHeight w:val="300"/>
          <w:ins w:id="488" w:author="Hoan Ng" w:date="2017-03-20T22:18:00Z"/>
          <w:del w:id="489" w:author="Ngoc Khai Nguyen" w:date="2019-07-05T23:18:00Z"/>
          <w:trPrChange w:id="490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491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0E7CB688" w14:textId="37609BCB" w:rsidR="005F3BAC" w:rsidRPr="005F3BAC" w:rsidDel="00DB3324" w:rsidRDefault="005F3BAC">
            <w:pPr>
              <w:rPr>
                <w:ins w:id="492" w:author="Hoan Ng" w:date="2017-03-20T22:18:00Z"/>
                <w:del w:id="493" w:author="Ngoc Khai Nguyen" w:date="2019-07-05T23:18:00Z"/>
                <w:b/>
                <w:bCs/>
              </w:rPr>
            </w:pPr>
            <w:ins w:id="494" w:author="Hoan Ng" w:date="2017-03-20T22:18:00Z">
              <w:del w:id="495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4702" w:type="dxa"/>
            <w:hideMark/>
            <w:tcPrChange w:id="496" w:author="Hoan Ng" w:date="2017-03-20T22:19:00Z">
              <w:tcPr>
                <w:tcW w:w="3340" w:type="dxa"/>
                <w:hideMark/>
              </w:tcPr>
            </w:tcPrChange>
          </w:tcPr>
          <w:p w14:paraId="61732A30" w14:textId="55B30F12" w:rsidR="005F3BAC" w:rsidRPr="005F3BAC" w:rsidDel="00DB3324" w:rsidRDefault="005F3BAC" w:rsidP="005F3BAC">
            <w:pPr>
              <w:rPr>
                <w:ins w:id="497" w:author="Hoan Ng" w:date="2017-03-20T22:18:00Z"/>
                <w:del w:id="498" w:author="Ngoc Khai Nguyen" w:date="2019-07-05T23:18:00Z"/>
                <w:b/>
                <w:bCs/>
              </w:rPr>
            </w:pPr>
            <w:ins w:id="499" w:author="Hoan Ng" w:date="2017-03-20T22:18:00Z">
              <w:del w:id="500" w:author="Ngoc Khai Nguyen" w:date="2019-07-05T23:18:00Z">
                <w:r w:rsidRPr="005F3BAC" w:rsidDel="00DB3324">
                  <w:rPr>
                    <w:b/>
                    <w:bCs/>
                  </w:rPr>
                  <w:delText>3.1.</w:delText>
                </w:r>
              </w:del>
            </w:ins>
          </w:p>
        </w:tc>
        <w:tc>
          <w:tcPr>
            <w:tcW w:w="1027" w:type="dxa"/>
            <w:hideMark/>
            <w:tcPrChange w:id="501" w:author="Hoan Ng" w:date="2017-03-20T22:19:00Z">
              <w:tcPr>
                <w:tcW w:w="960" w:type="dxa"/>
                <w:hideMark/>
              </w:tcPr>
            </w:tcPrChange>
          </w:tcPr>
          <w:p w14:paraId="1A2668C7" w14:textId="6F017211" w:rsidR="005F3BAC" w:rsidRPr="005F3BAC" w:rsidDel="00DB3324" w:rsidRDefault="005F3BAC">
            <w:pPr>
              <w:rPr>
                <w:ins w:id="502" w:author="Hoan Ng" w:date="2017-03-20T22:18:00Z"/>
                <w:del w:id="503" w:author="Ngoc Khai Nguyen" w:date="2019-07-05T23:18:00Z"/>
                <w:b/>
                <w:bCs/>
              </w:rPr>
            </w:pPr>
            <w:ins w:id="504" w:author="Hoan Ng" w:date="2017-03-20T22:18:00Z">
              <w:del w:id="505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868" w:type="dxa"/>
            <w:hideMark/>
            <w:tcPrChange w:id="506" w:author="Hoan Ng" w:date="2017-03-20T22:19:00Z">
              <w:tcPr>
                <w:tcW w:w="960" w:type="dxa"/>
                <w:hideMark/>
              </w:tcPr>
            </w:tcPrChange>
          </w:tcPr>
          <w:p w14:paraId="4E8E5F00" w14:textId="0360353D" w:rsidR="005F3BAC" w:rsidRPr="005F3BAC" w:rsidDel="00DB3324" w:rsidRDefault="005F3BAC">
            <w:pPr>
              <w:rPr>
                <w:ins w:id="507" w:author="Hoan Ng" w:date="2017-03-20T22:18:00Z"/>
                <w:del w:id="508" w:author="Ngoc Khai Nguyen" w:date="2019-07-05T23:18:00Z"/>
                <w:b/>
                <w:bCs/>
              </w:rPr>
            </w:pPr>
            <w:ins w:id="509" w:author="Hoan Ng" w:date="2017-03-20T22:18:00Z">
              <w:del w:id="510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978" w:type="dxa"/>
            <w:hideMark/>
            <w:tcPrChange w:id="511" w:author="Hoan Ng" w:date="2017-03-20T22:19:00Z">
              <w:tcPr>
                <w:tcW w:w="960" w:type="dxa"/>
                <w:hideMark/>
              </w:tcPr>
            </w:tcPrChange>
          </w:tcPr>
          <w:p w14:paraId="46DF727E" w14:textId="65DD3716" w:rsidR="005F3BAC" w:rsidRPr="005F3BAC" w:rsidDel="00DB3324" w:rsidRDefault="005F3BAC">
            <w:pPr>
              <w:rPr>
                <w:ins w:id="512" w:author="Hoan Ng" w:date="2017-03-20T22:18:00Z"/>
                <w:del w:id="513" w:author="Ngoc Khai Nguyen" w:date="2019-07-05T23:18:00Z"/>
                <w:b/>
                <w:bCs/>
              </w:rPr>
            </w:pPr>
            <w:ins w:id="514" w:author="Hoan Ng" w:date="2017-03-20T22:18:00Z">
              <w:del w:id="515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790" w:type="dxa"/>
            <w:hideMark/>
            <w:tcPrChange w:id="516" w:author="Hoan Ng" w:date="2017-03-20T22:19:00Z">
              <w:tcPr>
                <w:tcW w:w="960" w:type="dxa"/>
                <w:hideMark/>
              </w:tcPr>
            </w:tcPrChange>
          </w:tcPr>
          <w:p w14:paraId="05383068" w14:textId="2F0F0C4C" w:rsidR="005F3BAC" w:rsidRPr="005F3BAC" w:rsidDel="00DB3324" w:rsidRDefault="005F3BAC">
            <w:pPr>
              <w:rPr>
                <w:ins w:id="517" w:author="Hoan Ng" w:date="2017-03-20T22:18:00Z"/>
                <w:del w:id="518" w:author="Ngoc Khai Nguyen" w:date="2019-07-05T23:18:00Z"/>
                <w:b/>
                <w:bCs/>
              </w:rPr>
            </w:pPr>
            <w:ins w:id="519" w:author="Hoan Ng" w:date="2017-03-20T22:18:00Z">
              <w:del w:id="520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</w:tr>
      <w:tr w:rsidR="005F3BAC" w:rsidRPr="005F3BAC" w:rsidDel="00DB3324" w14:paraId="3D79FAD5" w14:textId="6DA4C6A7" w:rsidTr="005F3BAC">
        <w:tblPrEx>
          <w:tblW w:w="0" w:type="auto"/>
          <w:tblPrExChange w:id="521" w:author="Hoan Ng" w:date="2017-03-20T22:19:00Z">
            <w:tblPrEx>
              <w:tblW w:w="0" w:type="auto"/>
            </w:tblPrEx>
          </w:tblPrExChange>
        </w:tblPrEx>
        <w:trPr>
          <w:trHeight w:val="300"/>
          <w:ins w:id="522" w:author="Hoan Ng" w:date="2017-03-20T22:18:00Z"/>
          <w:del w:id="523" w:author="Ngoc Khai Nguyen" w:date="2019-07-05T23:18:00Z"/>
          <w:trPrChange w:id="524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525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0B6D8E67" w14:textId="2A2F63BF" w:rsidR="005F3BAC" w:rsidRPr="005F3BAC" w:rsidDel="00DB3324" w:rsidRDefault="005F3BAC">
            <w:pPr>
              <w:rPr>
                <w:ins w:id="526" w:author="Hoan Ng" w:date="2017-03-20T22:18:00Z"/>
                <w:del w:id="527" w:author="Ngoc Khai Nguyen" w:date="2019-07-05T23:18:00Z"/>
                <w:b/>
                <w:bCs/>
              </w:rPr>
            </w:pPr>
            <w:ins w:id="528" w:author="Hoan Ng" w:date="2017-03-20T22:18:00Z">
              <w:del w:id="529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4702" w:type="dxa"/>
            <w:hideMark/>
            <w:tcPrChange w:id="530" w:author="Hoan Ng" w:date="2017-03-20T22:19:00Z">
              <w:tcPr>
                <w:tcW w:w="3340" w:type="dxa"/>
                <w:hideMark/>
              </w:tcPr>
            </w:tcPrChange>
          </w:tcPr>
          <w:p w14:paraId="04FCBCDE" w14:textId="16A7F26E" w:rsidR="005F3BAC" w:rsidRPr="005F3BAC" w:rsidDel="00DB3324" w:rsidRDefault="005F3BAC" w:rsidP="005F3BAC">
            <w:pPr>
              <w:rPr>
                <w:ins w:id="531" w:author="Hoan Ng" w:date="2017-03-20T22:18:00Z"/>
                <w:del w:id="532" w:author="Ngoc Khai Nguyen" w:date="2019-07-05T23:18:00Z"/>
                <w:b/>
                <w:bCs/>
              </w:rPr>
            </w:pPr>
            <w:ins w:id="533" w:author="Hoan Ng" w:date="2017-03-20T22:18:00Z">
              <w:del w:id="534" w:author="Ngoc Khai Nguyen" w:date="2019-07-05T23:18:00Z">
                <w:r w:rsidRPr="005F3BAC" w:rsidDel="00DB3324">
                  <w:rPr>
                    <w:b/>
                    <w:bCs/>
                  </w:rPr>
                  <w:delText>3.2.</w:delText>
                </w:r>
              </w:del>
            </w:ins>
          </w:p>
        </w:tc>
        <w:tc>
          <w:tcPr>
            <w:tcW w:w="1027" w:type="dxa"/>
            <w:hideMark/>
            <w:tcPrChange w:id="535" w:author="Hoan Ng" w:date="2017-03-20T22:19:00Z">
              <w:tcPr>
                <w:tcW w:w="960" w:type="dxa"/>
                <w:hideMark/>
              </w:tcPr>
            </w:tcPrChange>
          </w:tcPr>
          <w:p w14:paraId="6EE65402" w14:textId="20FEDAEE" w:rsidR="005F3BAC" w:rsidRPr="005F3BAC" w:rsidDel="00DB3324" w:rsidRDefault="005F3BAC">
            <w:pPr>
              <w:rPr>
                <w:ins w:id="536" w:author="Hoan Ng" w:date="2017-03-20T22:18:00Z"/>
                <w:del w:id="537" w:author="Ngoc Khai Nguyen" w:date="2019-07-05T23:18:00Z"/>
                <w:b/>
                <w:bCs/>
              </w:rPr>
            </w:pPr>
            <w:ins w:id="538" w:author="Hoan Ng" w:date="2017-03-20T22:18:00Z">
              <w:del w:id="539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868" w:type="dxa"/>
            <w:hideMark/>
            <w:tcPrChange w:id="540" w:author="Hoan Ng" w:date="2017-03-20T22:19:00Z">
              <w:tcPr>
                <w:tcW w:w="960" w:type="dxa"/>
                <w:hideMark/>
              </w:tcPr>
            </w:tcPrChange>
          </w:tcPr>
          <w:p w14:paraId="1531B5E2" w14:textId="5EB2BAD3" w:rsidR="005F3BAC" w:rsidRPr="005F3BAC" w:rsidDel="00DB3324" w:rsidRDefault="005F3BAC">
            <w:pPr>
              <w:rPr>
                <w:ins w:id="541" w:author="Hoan Ng" w:date="2017-03-20T22:18:00Z"/>
                <w:del w:id="542" w:author="Ngoc Khai Nguyen" w:date="2019-07-05T23:18:00Z"/>
                <w:b/>
                <w:bCs/>
              </w:rPr>
            </w:pPr>
            <w:ins w:id="543" w:author="Hoan Ng" w:date="2017-03-20T22:18:00Z">
              <w:del w:id="544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978" w:type="dxa"/>
            <w:hideMark/>
            <w:tcPrChange w:id="545" w:author="Hoan Ng" w:date="2017-03-20T22:19:00Z">
              <w:tcPr>
                <w:tcW w:w="960" w:type="dxa"/>
                <w:hideMark/>
              </w:tcPr>
            </w:tcPrChange>
          </w:tcPr>
          <w:p w14:paraId="2F1B5AF8" w14:textId="2880CCA7" w:rsidR="005F3BAC" w:rsidRPr="005F3BAC" w:rsidDel="00DB3324" w:rsidRDefault="005F3BAC">
            <w:pPr>
              <w:rPr>
                <w:ins w:id="546" w:author="Hoan Ng" w:date="2017-03-20T22:18:00Z"/>
                <w:del w:id="547" w:author="Ngoc Khai Nguyen" w:date="2019-07-05T23:18:00Z"/>
                <w:b/>
                <w:bCs/>
              </w:rPr>
            </w:pPr>
            <w:ins w:id="548" w:author="Hoan Ng" w:date="2017-03-20T22:18:00Z">
              <w:del w:id="549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790" w:type="dxa"/>
            <w:hideMark/>
            <w:tcPrChange w:id="550" w:author="Hoan Ng" w:date="2017-03-20T22:19:00Z">
              <w:tcPr>
                <w:tcW w:w="960" w:type="dxa"/>
                <w:hideMark/>
              </w:tcPr>
            </w:tcPrChange>
          </w:tcPr>
          <w:p w14:paraId="477DBAF4" w14:textId="2D0D2DDA" w:rsidR="005F3BAC" w:rsidRPr="005F3BAC" w:rsidDel="00DB3324" w:rsidRDefault="005F3BAC">
            <w:pPr>
              <w:rPr>
                <w:ins w:id="551" w:author="Hoan Ng" w:date="2017-03-20T22:18:00Z"/>
                <w:del w:id="552" w:author="Ngoc Khai Nguyen" w:date="2019-07-05T23:18:00Z"/>
                <w:b/>
                <w:bCs/>
              </w:rPr>
            </w:pPr>
            <w:ins w:id="553" w:author="Hoan Ng" w:date="2017-03-20T22:18:00Z">
              <w:del w:id="554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</w:tr>
      <w:tr w:rsidR="005F3BAC" w:rsidRPr="005F3BAC" w:rsidDel="00DB3324" w14:paraId="7BE206A1" w14:textId="701608BB" w:rsidTr="005F3BAC">
        <w:tblPrEx>
          <w:tblW w:w="0" w:type="auto"/>
          <w:tblPrExChange w:id="555" w:author="Hoan Ng" w:date="2017-03-20T22:19:00Z">
            <w:tblPrEx>
              <w:tblW w:w="0" w:type="auto"/>
            </w:tblPrEx>
          </w:tblPrExChange>
        </w:tblPrEx>
        <w:trPr>
          <w:trHeight w:val="300"/>
          <w:ins w:id="556" w:author="Hoan Ng" w:date="2017-03-20T22:18:00Z"/>
          <w:del w:id="557" w:author="Ngoc Khai Nguyen" w:date="2019-07-05T23:18:00Z"/>
          <w:trPrChange w:id="558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559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0B988F34" w14:textId="14197935" w:rsidR="005F3BAC" w:rsidRPr="005F3BAC" w:rsidDel="00DB3324" w:rsidRDefault="005F3BAC">
            <w:pPr>
              <w:rPr>
                <w:ins w:id="560" w:author="Hoan Ng" w:date="2017-03-20T22:18:00Z"/>
                <w:del w:id="561" w:author="Ngoc Khai Nguyen" w:date="2019-07-05T23:18:00Z"/>
                <w:b/>
                <w:bCs/>
              </w:rPr>
            </w:pPr>
            <w:ins w:id="562" w:author="Hoan Ng" w:date="2017-03-20T22:18:00Z">
              <w:del w:id="563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4702" w:type="dxa"/>
            <w:hideMark/>
            <w:tcPrChange w:id="564" w:author="Hoan Ng" w:date="2017-03-20T22:19:00Z">
              <w:tcPr>
                <w:tcW w:w="3340" w:type="dxa"/>
                <w:hideMark/>
              </w:tcPr>
            </w:tcPrChange>
          </w:tcPr>
          <w:p w14:paraId="76BA7EDA" w14:textId="5F698BB3" w:rsidR="005F3BAC" w:rsidRPr="005F3BAC" w:rsidDel="00DB3324" w:rsidRDefault="005F3BAC" w:rsidP="005F3BAC">
            <w:pPr>
              <w:rPr>
                <w:ins w:id="565" w:author="Hoan Ng" w:date="2017-03-20T22:18:00Z"/>
                <w:del w:id="566" w:author="Ngoc Khai Nguyen" w:date="2019-07-05T23:18:00Z"/>
                <w:b/>
                <w:bCs/>
              </w:rPr>
            </w:pPr>
            <w:ins w:id="567" w:author="Hoan Ng" w:date="2017-03-20T22:18:00Z">
              <w:del w:id="568" w:author="Ngoc Khai Nguyen" w:date="2019-07-05T23:18:00Z">
                <w:r w:rsidRPr="005F3BAC" w:rsidDel="00DB3324">
                  <w:rPr>
                    <w:b/>
                    <w:bCs/>
                  </w:rPr>
                  <w:delText>3.3.</w:delText>
                </w:r>
              </w:del>
            </w:ins>
          </w:p>
        </w:tc>
        <w:tc>
          <w:tcPr>
            <w:tcW w:w="1027" w:type="dxa"/>
            <w:hideMark/>
            <w:tcPrChange w:id="569" w:author="Hoan Ng" w:date="2017-03-20T22:19:00Z">
              <w:tcPr>
                <w:tcW w:w="960" w:type="dxa"/>
                <w:hideMark/>
              </w:tcPr>
            </w:tcPrChange>
          </w:tcPr>
          <w:p w14:paraId="6BA15D8A" w14:textId="67F885AB" w:rsidR="005F3BAC" w:rsidRPr="005F3BAC" w:rsidDel="00DB3324" w:rsidRDefault="005F3BAC">
            <w:pPr>
              <w:rPr>
                <w:ins w:id="570" w:author="Hoan Ng" w:date="2017-03-20T22:18:00Z"/>
                <w:del w:id="571" w:author="Ngoc Khai Nguyen" w:date="2019-07-05T23:18:00Z"/>
                <w:b/>
                <w:bCs/>
              </w:rPr>
            </w:pPr>
            <w:ins w:id="572" w:author="Hoan Ng" w:date="2017-03-20T22:18:00Z">
              <w:del w:id="573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868" w:type="dxa"/>
            <w:hideMark/>
            <w:tcPrChange w:id="574" w:author="Hoan Ng" w:date="2017-03-20T22:19:00Z">
              <w:tcPr>
                <w:tcW w:w="960" w:type="dxa"/>
                <w:hideMark/>
              </w:tcPr>
            </w:tcPrChange>
          </w:tcPr>
          <w:p w14:paraId="288E6A26" w14:textId="0B274F58" w:rsidR="005F3BAC" w:rsidRPr="005F3BAC" w:rsidDel="00DB3324" w:rsidRDefault="005F3BAC">
            <w:pPr>
              <w:rPr>
                <w:ins w:id="575" w:author="Hoan Ng" w:date="2017-03-20T22:18:00Z"/>
                <w:del w:id="576" w:author="Ngoc Khai Nguyen" w:date="2019-07-05T23:18:00Z"/>
                <w:b/>
                <w:bCs/>
              </w:rPr>
            </w:pPr>
            <w:ins w:id="577" w:author="Hoan Ng" w:date="2017-03-20T22:18:00Z">
              <w:del w:id="578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978" w:type="dxa"/>
            <w:hideMark/>
            <w:tcPrChange w:id="579" w:author="Hoan Ng" w:date="2017-03-20T22:19:00Z">
              <w:tcPr>
                <w:tcW w:w="960" w:type="dxa"/>
                <w:hideMark/>
              </w:tcPr>
            </w:tcPrChange>
          </w:tcPr>
          <w:p w14:paraId="7A8B06BF" w14:textId="05CE896A" w:rsidR="005F3BAC" w:rsidRPr="005F3BAC" w:rsidDel="00DB3324" w:rsidRDefault="005F3BAC">
            <w:pPr>
              <w:rPr>
                <w:ins w:id="580" w:author="Hoan Ng" w:date="2017-03-20T22:18:00Z"/>
                <w:del w:id="581" w:author="Ngoc Khai Nguyen" w:date="2019-07-05T23:18:00Z"/>
                <w:b/>
                <w:bCs/>
              </w:rPr>
            </w:pPr>
            <w:ins w:id="582" w:author="Hoan Ng" w:date="2017-03-20T22:18:00Z">
              <w:del w:id="583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790" w:type="dxa"/>
            <w:hideMark/>
            <w:tcPrChange w:id="584" w:author="Hoan Ng" w:date="2017-03-20T22:19:00Z">
              <w:tcPr>
                <w:tcW w:w="960" w:type="dxa"/>
                <w:hideMark/>
              </w:tcPr>
            </w:tcPrChange>
          </w:tcPr>
          <w:p w14:paraId="428ED083" w14:textId="74014737" w:rsidR="005F3BAC" w:rsidRPr="005F3BAC" w:rsidDel="00DB3324" w:rsidRDefault="005F3BAC">
            <w:pPr>
              <w:rPr>
                <w:ins w:id="585" w:author="Hoan Ng" w:date="2017-03-20T22:18:00Z"/>
                <w:del w:id="586" w:author="Ngoc Khai Nguyen" w:date="2019-07-05T23:18:00Z"/>
                <w:b/>
                <w:bCs/>
              </w:rPr>
            </w:pPr>
            <w:ins w:id="587" w:author="Hoan Ng" w:date="2017-03-20T22:18:00Z">
              <w:del w:id="588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</w:tr>
      <w:tr w:rsidR="005F3BAC" w:rsidRPr="005F3BAC" w:rsidDel="00DB3324" w14:paraId="66E35A29" w14:textId="3376D18E" w:rsidTr="005F3BAC">
        <w:tblPrEx>
          <w:tblW w:w="0" w:type="auto"/>
          <w:tblPrExChange w:id="589" w:author="Hoan Ng" w:date="2017-03-20T22:19:00Z">
            <w:tblPrEx>
              <w:tblW w:w="0" w:type="auto"/>
            </w:tblPrEx>
          </w:tblPrExChange>
        </w:tblPrEx>
        <w:trPr>
          <w:trHeight w:val="300"/>
          <w:ins w:id="590" w:author="Hoan Ng" w:date="2017-03-20T22:18:00Z"/>
          <w:del w:id="591" w:author="Ngoc Khai Nguyen" w:date="2019-07-05T23:18:00Z"/>
          <w:trPrChange w:id="592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593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292554E9" w14:textId="4B56DA61" w:rsidR="005F3BAC" w:rsidRPr="005F3BAC" w:rsidDel="00DB3324" w:rsidRDefault="005F3BAC">
            <w:pPr>
              <w:rPr>
                <w:ins w:id="594" w:author="Hoan Ng" w:date="2017-03-20T22:18:00Z"/>
                <w:del w:id="595" w:author="Ngoc Khai Nguyen" w:date="2019-07-05T23:18:00Z"/>
                <w:b/>
                <w:bCs/>
              </w:rPr>
            </w:pPr>
            <w:ins w:id="596" w:author="Hoan Ng" w:date="2017-03-20T22:18:00Z">
              <w:del w:id="597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4702" w:type="dxa"/>
            <w:hideMark/>
            <w:tcPrChange w:id="598" w:author="Hoan Ng" w:date="2017-03-20T22:19:00Z">
              <w:tcPr>
                <w:tcW w:w="3340" w:type="dxa"/>
                <w:hideMark/>
              </w:tcPr>
            </w:tcPrChange>
          </w:tcPr>
          <w:p w14:paraId="18374364" w14:textId="6F3164F2" w:rsidR="005F3BAC" w:rsidRPr="005F3BAC" w:rsidDel="00DB3324" w:rsidRDefault="005F3BAC" w:rsidP="005F3BAC">
            <w:pPr>
              <w:rPr>
                <w:ins w:id="599" w:author="Hoan Ng" w:date="2017-03-20T22:18:00Z"/>
                <w:del w:id="600" w:author="Ngoc Khai Nguyen" w:date="2019-07-05T23:18:00Z"/>
                <w:b/>
                <w:bCs/>
              </w:rPr>
            </w:pPr>
            <w:ins w:id="601" w:author="Hoan Ng" w:date="2017-03-20T22:18:00Z">
              <w:del w:id="602" w:author="Ngoc Khai Nguyen" w:date="2019-07-05T23:18:00Z">
                <w:r w:rsidRPr="005F3BAC" w:rsidDel="00DB3324">
                  <w:rPr>
                    <w:b/>
                    <w:bCs/>
                  </w:rPr>
                  <w:delText>3.4</w:delText>
                </w:r>
              </w:del>
            </w:ins>
          </w:p>
        </w:tc>
        <w:tc>
          <w:tcPr>
            <w:tcW w:w="1027" w:type="dxa"/>
            <w:hideMark/>
            <w:tcPrChange w:id="603" w:author="Hoan Ng" w:date="2017-03-20T22:19:00Z">
              <w:tcPr>
                <w:tcW w:w="960" w:type="dxa"/>
                <w:hideMark/>
              </w:tcPr>
            </w:tcPrChange>
          </w:tcPr>
          <w:p w14:paraId="1B211784" w14:textId="2B65B756" w:rsidR="005F3BAC" w:rsidRPr="005F3BAC" w:rsidDel="00DB3324" w:rsidRDefault="005F3BAC">
            <w:pPr>
              <w:rPr>
                <w:ins w:id="604" w:author="Hoan Ng" w:date="2017-03-20T22:18:00Z"/>
                <w:del w:id="605" w:author="Ngoc Khai Nguyen" w:date="2019-07-05T23:18:00Z"/>
                <w:b/>
                <w:bCs/>
              </w:rPr>
            </w:pPr>
            <w:ins w:id="606" w:author="Hoan Ng" w:date="2017-03-20T22:18:00Z">
              <w:del w:id="607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868" w:type="dxa"/>
            <w:hideMark/>
            <w:tcPrChange w:id="608" w:author="Hoan Ng" w:date="2017-03-20T22:19:00Z">
              <w:tcPr>
                <w:tcW w:w="960" w:type="dxa"/>
                <w:hideMark/>
              </w:tcPr>
            </w:tcPrChange>
          </w:tcPr>
          <w:p w14:paraId="5F8FE1AB" w14:textId="7681110D" w:rsidR="005F3BAC" w:rsidRPr="005F3BAC" w:rsidDel="00DB3324" w:rsidRDefault="005F3BAC">
            <w:pPr>
              <w:rPr>
                <w:ins w:id="609" w:author="Hoan Ng" w:date="2017-03-20T22:18:00Z"/>
                <w:del w:id="610" w:author="Ngoc Khai Nguyen" w:date="2019-07-05T23:18:00Z"/>
                <w:b/>
                <w:bCs/>
              </w:rPr>
            </w:pPr>
            <w:ins w:id="611" w:author="Hoan Ng" w:date="2017-03-20T22:18:00Z">
              <w:del w:id="612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978" w:type="dxa"/>
            <w:hideMark/>
            <w:tcPrChange w:id="613" w:author="Hoan Ng" w:date="2017-03-20T22:19:00Z">
              <w:tcPr>
                <w:tcW w:w="960" w:type="dxa"/>
                <w:hideMark/>
              </w:tcPr>
            </w:tcPrChange>
          </w:tcPr>
          <w:p w14:paraId="2DD1383C" w14:textId="2B95D709" w:rsidR="005F3BAC" w:rsidRPr="005F3BAC" w:rsidDel="00DB3324" w:rsidRDefault="005F3BAC">
            <w:pPr>
              <w:rPr>
                <w:ins w:id="614" w:author="Hoan Ng" w:date="2017-03-20T22:18:00Z"/>
                <w:del w:id="615" w:author="Ngoc Khai Nguyen" w:date="2019-07-05T23:18:00Z"/>
                <w:b/>
                <w:bCs/>
              </w:rPr>
            </w:pPr>
            <w:ins w:id="616" w:author="Hoan Ng" w:date="2017-03-20T22:18:00Z">
              <w:del w:id="617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790" w:type="dxa"/>
            <w:hideMark/>
            <w:tcPrChange w:id="618" w:author="Hoan Ng" w:date="2017-03-20T22:19:00Z">
              <w:tcPr>
                <w:tcW w:w="960" w:type="dxa"/>
                <w:hideMark/>
              </w:tcPr>
            </w:tcPrChange>
          </w:tcPr>
          <w:p w14:paraId="4E672AD7" w14:textId="4A40CFF5" w:rsidR="005F3BAC" w:rsidRPr="005F3BAC" w:rsidDel="00DB3324" w:rsidRDefault="005F3BAC">
            <w:pPr>
              <w:rPr>
                <w:ins w:id="619" w:author="Hoan Ng" w:date="2017-03-20T22:18:00Z"/>
                <w:del w:id="620" w:author="Ngoc Khai Nguyen" w:date="2019-07-05T23:18:00Z"/>
                <w:b/>
                <w:bCs/>
              </w:rPr>
            </w:pPr>
            <w:ins w:id="621" w:author="Hoan Ng" w:date="2017-03-20T22:18:00Z">
              <w:del w:id="622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</w:tr>
      <w:tr w:rsidR="005F3BAC" w:rsidRPr="005F3BAC" w:rsidDel="00DB3324" w14:paraId="0292CEE1" w14:textId="1CE83E01" w:rsidTr="005F3BAC">
        <w:tblPrEx>
          <w:tblW w:w="0" w:type="auto"/>
          <w:tblPrExChange w:id="623" w:author="Hoan Ng" w:date="2017-03-20T22:19:00Z">
            <w:tblPrEx>
              <w:tblW w:w="0" w:type="auto"/>
            </w:tblPrEx>
          </w:tblPrExChange>
        </w:tblPrEx>
        <w:trPr>
          <w:trHeight w:val="300"/>
          <w:ins w:id="624" w:author="Hoan Ng" w:date="2017-03-20T22:18:00Z"/>
          <w:del w:id="625" w:author="Ngoc Khai Nguyen" w:date="2019-07-05T23:18:00Z"/>
          <w:trPrChange w:id="626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627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3B06D1DA" w14:textId="17287B76" w:rsidR="005F3BAC" w:rsidRPr="005F3BAC" w:rsidDel="00DB3324" w:rsidRDefault="005F3BAC">
            <w:pPr>
              <w:rPr>
                <w:ins w:id="628" w:author="Hoan Ng" w:date="2017-03-20T22:18:00Z"/>
                <w:del w:id="629" w:author="Ngoc Khai Nguyen" w:date="2019-07-05T23:18:00Z"/>
                <w:b/>
                <w:bCs/>
              </w:rPr>
            </w:pPr>
            <w:ins w:id="630" w:author="Hoan Ng" w:date="2017-03-20T22:18:00Z">
              <w:del w:id="631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4702" w:type="dxa"/>
            <w:hideMark/>
            <w:tcPrChange w:id="632" w:author="Hoan Ng" w:date="2017-03-20T22:19:00Z">
              <w:tcPr>
                <w:tcW w:w="3340" w:type="dxa"/>
                <w:hideMark/>
              </w:tcPr>
            </w:tcPrChange>
          </w:tcPr>
          <w:p w14:paraId="0FAD74CF" w14:textId="0C99049C" w:rsidR="005F3BAC" w:rsidRPr="005F3BAC" w:rsidDel="00DB3324" w:rsidRDefault="005F3BAC">
            <w:pPr>
              <w:rPr>
                <w:ins w:id="633" w:author="Hoan Ng" w:date="2017-03-20T22:18:00Z"/>
                <w:del w:id="634" w:author="Ngoc Khai Nguyen" w:date="2019-07-05T23:18:00Z"/>
                <w:b/>
                <w:bCs/>
              </w:rPr>
            </w:pPr>
            <w:ins w:id="635" w:author="Hoan Ng" w:date="2017-03-20T22:18:00Z">
              <w:del w:id="636" w:author="Ngoc Khai Nguyen" w:date="2019-07-05T23:18:00Z">
                <w:r w:rsidRPr="005F3BAC" w:rsidDel="00DB3324">
                  <w:rPr>
                    <w:b/>
                    <w:bCs/>
                  </w:rPr>
                  <w:delText>Chương 4: Cài đặt</w:delText>
                </w:r>
              </w:del>
            </w:ins>
          </w:p>
        </w:tc>
        <w:tc>
          <w:tcPr>
            <w:tcW w:w="1027" w:type="dxa"/>
            <w:hideMark/>
            <w:tcPrChange w:id="637" w:author="Hoan Ng" w:date="2017-03-20T22:19:00Z">
              <w:tcPr>
                <w:tcW w:w="960" w:type="dxa"/>
                <w:hideMark/>
              </w:tcPr>
            </w:tcPrChange>
          </w:tcPr>
          <w:p w14:paraId="0C66F029" w14:textId="297A7446" w:rsidR="005F3BAC" w:rsidRPr="005F3BAC" w:rsidDel="00DB3324" w:rsidRDefault="005F3BAC">
            <w:pPr>
              <w:rPr>
                <w:ins w:id="638" w:author="Hoan Ng" w:date="2017-03-20T22:18:00Z"/>
                <w:del w:id="639" w:author="Ngoc Khai Nguyen" w:date="2019-07-05T23:18:00Z"/>
                <w:b/>
                <w:bCs/>
              </w:rPr>
            </w:pPr>
            <w:ins w:id="640" w:author="Hoan Ng" w:date="2017-03-20T22:18:00Z">
              <w:del w:id="641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868" w:type="dxa"/>
            <w:hideMark/>
            <w:tcPrChange w:id="642" w:author="Hoan Ng" w:date="2017-03-20T22:19:00Z">
              <w:tcPr>
                <w:tcW w:w="960" w:type="dxa"/>
                <w:hideMark/>
              </w:tcPr>
            </w:tcPrChange>
          </w:tcPr>
          <w:p w14:paraId="641808E5" w14:textId="6A34468D" w:rsidR="005F3BAC" w:rsidRPr="005F3BAC" w:rsidDel="00DB3324" w:rsidRDefault="005F3BAC">
            <w:pPr>
              <w:rPr>
                <w:ins w:id="643" w:author="Hoan Ng" w:date="2017-03-20T22:18:00Z"/>
                <w:del w:id="644" w:author="Ngoc Khai Nguyen" w:date="2019-07-05T23:18:00Z"/>
                <w:b/>
                <w:bCs/>
              </w:rPr>
            </w:pPr>
            <w:ins w:id="645" w:author="Hoan Ng" w:date="2017-03-20T22:18:00Z">
              <w:del w:id="646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978" w:type="dxa"/>
            <w:hideMark/>
            <w:tcPrChange w:id="647" w:author="Hoan Ng" w:date="2017-03-20T22:19:00Z">
              <w:tcPr>
                <w:tcW w:w="960" w:type="dxa"/>
                <w:hideMark/>
              </w:tcPr>
            </w:tcPrChange>
          </w:tcPr>
          <w:p w14:paraId="091A1548" w14:textId="3B6A228C" w:rsidR="005F3BAC" w:rsidRPr="005F3BAC" w:rsidDel="00DB3324" w:rsidRDefault="005F3BAC">
            <w:pPr>
              <w:rPr>
                <w:ins w:id="648" w:author="Hoan Ng" w:date="2017-03-20T22:18:00Z"/>
                <w:del w:id="649" w:author="Ngoc Khai Nguyen" w:date="2019-07-05T23:18:00Z"/>
                <w:b/>
                <w:bCs/>
              </w:rPr>
            </w:pPr>
            <w:ins w:id="650" w:author="Hoan Ng" w:date="2017-03-20T22:18:00Z">
              <w:del w:id="651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790" w:type="dxa"/>
            <w:hideMark/>
            <w:tcPrChange w:id="652" w:author="Hoan Ng" w:date="2017-03-20T22:19:00Z">
              <w:tcPr>
                <w:tcW w:w="960" w:type="dxa"/>
                <w:hideMark/>
              </w:tcPr>
            </w:tcPrChange>
          </w:tcPr>
          <w:p w14:paraId="48AF27B3" w14:textId="5A94E37E" w:rsidR="005F3BAC" w:rsidRPr="005F3BAC" w:rsidDel="00DB3324" w:rsidRDefault="005F3BAC">
            <w:pPr>
              <w:rPr>
                <w:ins w:id="653" w:author="Hoan Ng" w:date="2017-03-20T22:18:00Z"/>
                <w:del w:id="654" w:author="Ngoc Khai Nguyen" w:date="2019-07-05T23:18:00Z"/>
                <w:b/>
                <w:bCs/>
              </w:rPr>
            </w:pPr>
            <w:ins w:id="655" w:author="Hoan Ng" w:date="2017-03-20T22:18:00Z">
              <w:del w:id="656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</w:tr>
      <w:tr w:rsidR="005F3BAC" w:rsidRPr="005F3BAC" w:rsidDel="00DB3324" w14:paraId="2474AC26" w14:textId="6548A7CE" w:rsidTr="005F3BAC">
        <w:tblPrEx>
          <w:tblW w:w="0" w:type="auto"/>
          <w:tblPrExChange w:id="657" w:author="Hoan Ng" w:date="2017-03-20T22:19:00Z">
            <w:tblPrEx>
              <w:tblW w:w="0" w:type="auto"/>
            </w:tblPrEx>
          </w:tblPrExChange>
        </w:tblPrEx>
        <w:trPr>
          <w:trHeight w:val="300"/>
          <w:ins w:id="658" w:author="Hoan Ng" w:date="2017-03-20T22:18:00Z"/>
          <w:del w:id="659" w:author="Ngoc Khai Nguyen" w:date="2019-07-05T23:18:00Z"/>
          <w:trPrChange w:id="660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661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551740D7" w14:textId="43741286" w:rsidR="005F3BAC" w:rsidRPr="005F3BAC" w:rsidDel="00DB3324" w:rsidRDefault="005F3BAC">
            <w:pPr>
              <w:rPr>
                <w:ins w:id="662" w:author="Hoan Ng" w:date="2017-03-20T22:18:00Z"/>
                <w:del w:id="663" w:author="Ngoc Khai Nguyen" w:date="2019-07-05T23:18:00Z"/>
                <w:b/>
                <w:bCs/>
              </w:rPr>
            </w:pPr>
            <w:ins w:id="664" w:author="Hoan Ng" w:date="2017-03-20T22:18:00Z">
              <w:del w:id="665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4702" w:type="dxa"/>
            <w:hideMark/>
            <w:tcPrChange w:id="666" w:author="Hoan Ng" w:date="2017-03-20T22:19:00Z">
              <w:tcPr>
                <w:tcW w:w="3340" w:type="dxa"/>
                <w:hideMark/>
              </w:tcPr>
            </w:tcPrChange>
          </w:tcPr>
          <w:p w14:paraId="781F4D4C" w14:textId="6FE2ABF5" w:rsidR="005F3BAC" w:rsidRPr="005F3BAC" w:rsidDel="00DB3324" w:rsidRDefault="005F3BAC" w:rsidP="005F3BAC">
            <w:pPr>
              <w:rPr>
                <w:ins w:id="667" w:author="Hoan Ng" w:date="2017-03-20T22:18:00Z"/>
                <w:del w:id="668" w:author="Ngoc Khai Nguyen" w:date="2019-07-05T23:18:00Z"/>
                <w:b/>
                <w:bCs/>
              </w:rPr>
            </w:pPr>
            <w:ins w:id="669" w:author="Hoan Ng" w:date="2017-03-20T22:18:00Z">
              <w:del w:id="670" w:author="Ngoc Khai Nguyen" w:date="2019-07-05T23:18:00Z">
                <w:r w:rsidRPr="005F3BAC" w:rsidDel="00DB3324">
                  <w:rPr>
                    <w:b/>
                    <w:bCs/>
                  </w:rPr>
                  <w:delText>4.1.</w:delText>
                </w:r>
              </w:del>
            </w:ins>
          </w:p>
        </w:tc>
        <w:tc>
          <w:tcPr>
            <w:tcW w:w="1027" w:type="dxa"/>
            <w:hideMark/>
            <w:tcPrChange w:id="671" w:author="Hoan Ng" w:date="2017-03-20T22:19:00Z">
              <w:tcPr>
                <w:tcW w:w="960" w:type="dxa"/>
                <w:hideMark/>
              </w:tcPr>
            </w:tcPrChange>
          </w:tcPr>
          <w:p w14:paraId="63E5619B" w14:textId="2382A135" w:rsidR="005F3BAC" w:rsidRPr="005F3BAC" w:rsidDel="00DB3324" w:rsidRDefault="005F3BAC">
            <w:pPr>
              <w:rPr>
                <w:ins w:id="672" w:author="Hoan Ng" w:date="2017-03-20T22:18:00Z"/>
                <w:del w:id="673" w:author="Ngoc Khai Nguyen" w:date="2019-07-05T23:18:00Z"/>
                <w:b/>
                <w:bCs/>
              </w:rPr>
            </w:pPr>
            <w:ins w:id="674" w:author="Hoan Ng" w:date="2017-03-20T22:18:00Z">
              <w:del w:id="675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868" w:type="dxa"/>
            <w:hideMark/>
            <w:tcPrChange w:id="676" w:author="Hoan Ng" w:date="2017-03-20T22:19:00Z">
              <w:tcPr>
                <w:tcW w:w="960" w:type="dxa"/>
                <w:hideMark/>
              </w:tcPr>
            </w:tcPrChange>
          </w:tcPr>
          <w:p w14:paraId="71DE6108" w14:textId="76115636" w:rsidR="005F3BAC" w:rsidRPr="005F3BAC" w:rsidDel="00DB3324" w:rsidRDefault="005F3BAC">
            <w:pPr>
              <w:rPr>
                <w:ins w:id="677" w:author="Hoan Ng" w:date="2017-03-20T22:18:00Z"/>
                <w:del w:id="678" w:author="Ngoc Khai Nguyen" w:date="2019-07-05T23:18:00Z"/>
                <w:b/>
                <w:bCs/>
              </w:rPr>
            </w:pPr>
            <w:ins w:id="679" w:author="Hoan Ng" w:date="2017-03-20T22:18:00Z">
              <w:del w:id="680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978" w:type="dxa"/>
            <w:hideMark/>
            <w:tcPrChange w:id="681" w:author="Hoan Ng" w:date="2017-03-20T22:19:00Z">
              <w:tcPr>
                <w:tcW w:w="960" w:type="dxa"/>
                <w:hideMark/>
              </w:tcPr>
            </w:tcPrChange>
          </w:tcPr>
          <w:p w14:paraId="7B3D550E" w14:textId="3BE19BE7" w:rsidR="005F3BAC" w:rsidRPr="005F3BAC" w:rsidDel="00DB3324" w:rsidRDefault="005F3BAC">
            <w:pPr>
              <w:rPr>
                <w:ins w:id="682" w:author="Hoan Ng" w:date="2017-03-20T22:18:00Z"/>
                <w:del w:id="683" w:author="Ngoc Khai Nguyen" w:date="2019-07-05T23:18:00Z"/>
                <w:b/>
                <w:bCs/>
              </w:rPr>
            </w:pPr>
            <w:ins w:id="684" w:author="Hoan Ng" w:date="2017-03-20T22:18:00Z">
              <w:del w:id="685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790" w:type="dxa"/>
            <w:hideMark/>
            <w:tcPrChange w:id="686" w:author="Hoan Ng" w:date="2017-03-20T22:19:00Z">
              <w:tcPr>
                <w:tcW w:w="960" w:type="dxa"/>
                <w:hideMark/>
              </w:tcPr>
            </w:tcPrChange>
          </w:tcPr>
          <w:p w14:paraId="7AF502AD" w14:textId="3FFCEE24" w:rsidR="005F3BAC" w:rsidRPr="005F3BAC" w:rsidDel="00DB3324" w:rsidRDefault="005F3BAC">
            <w:pPr>
              <w:rPr>
                <w:ins w:id="687" w:author="Hoan Ng" w:date="2017-03-20T22:18:00Z"/>
                <w:del w:id="688" w:author="Ngoc Khai Nguyen" w:date="2019-07-05T23:18:00Z"/>
                <w:b/>
                <w:bCs/>
              </w:rPr>
            </w:pPr>
            <w:ins w:id="689" w:author="Hoan Ng" w:date="2017-03-20T22:18:00Z">
              <w:del w:id="690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</w:tr>
      <w:tr w:rsidR="005F3BAC" w:rsidRPr="005F3BAC" w:rsidDel="00DB3324" w14:paraId="5DCD9365" w14:textId="5BFE6E34" w:rsidTr="005F3BAC">
        <w:tblPrEx>
          <w:tblW w:w="0" w:type="auto"/>
          <w:tblPrExChange w:id="691" w:author="Hoan Ng" w:date="2017-03-20T22:19:00Z">
            <w:tblPrEx>
              <w:tblW w:w="0" w:type="auto"/>
            </w:tblPrEx>
          </w:tblPrExChange>
        </w:tblPrEx>
        <w:trPr>
          <w:trHeight w:val="300"/>
          <w:ins w:id="692" w:author="Hoan Ng" w:date="2017-03-20T22:18:00Z"/>
          <w:del w:id="693" w:author="Ngoc Khai Nguyen" w:date="2019-07-05T23:18:00Z"/>
          <w:trPrChange w:id="694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695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2AFCE6AD" w14:textId="39AEB585" w:rsidR="005F3BAC" w:rsidRPr="005F3BAC" w:rsidDel="00DB3324" w:rsidRDefault="005F3BAC">
            <w:pPr>
              <w:rPr>
                <w:ins w:id="696" w:author="Hoan Ng" w:date="2017-03-20T22:18:00Z"/>
                <w:del w:id="697" w:author="Ngoc Khai Nguyen" w:date="2019-07-05T23:18:00Z"/>
                <w:b/>
                <w:bCs/>
              </w:rPr>
            </w:pPr>
            <w:ins w:id="698" w:author="Hoan Ng" w:date="2017-03-20T22:18:00Z">
              <w:del w:id="699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4702" w:type="dxa"/>
            <w:hideMark/>
            <w:tcPrChange w:id="700" w:author="Hoan Ng" w:date="2017-03-20T22:19:00Z">
              <w:tcPr>
                <w:tcW w:w="3340" w:type="dxa"/>
                <w:hideMark/>
              </w:tcPr>
            </w:tcPrChange>
          </w:tcPr>
          <w:p w14:paraId="432A4F84" w14:textId="246755FB" w:rsidR="005F3BAC" w:rsidRPr="005F3BAC" w:rsidDel="00DB3324" w:rsidRDefault="005F3BAC" w:rsidP="005F3BAC">
            <w:pPr>
              <w:rPr>
                <w:ins w:id="701" w:author="Hoan Ng" w:date="2017-03-20T22:18:00Z"/>
                <w:del w:id="702" w:author="Ngoc Khai Nguyen" w:date="2019-07-05T23:18:00Z"/>
                <w:b/>
                <w:bCs/>
              </w:rPr>
            </w:pPr>
            <w:ins w:id="703" w:author="Hoan Ng" w:date="2017-03-20T22:18:00Z">
              <w:del w:id="704" w:author="Ngoc Khai Nguyen" w:date="2019-07-05T23:18:00Z">
                <w:r w:rsidRPr="005F3BAC" w:rsidDel="00DB3324">
                  <w:rPr>
                    <w:b/>
                    <w:bCs/>
                  </w:rPr>
                  <w:delText>4.2.</w:delText>
                </w:r>
              </w:del>
            </w:ins>
          </w:p>
        </w:tc>
        <w:tc>
          <w:tcPr>
            <w:tcW w:w="1027" w:type="dxa"/>
            <w:hideMark/>
            <w:tcPrChange w:id="705" w:author="Hoan Ng" w:date="2017-03-20T22:19:00Z">
              <w:tcPr>
                <w:tcW w:w="960" w:type="dxa"/>
                <w:hideMark/>
              </w:tcPr>
            </w:tcPrChange>
          </w:tcPr>
          <w:p w14:paraId="49395E88" w14:textId="41D3482A" w:rsidR="005F3BAC" w:rsidRPr="005F3BAC" w:rsidDel="00DB3324" w:rsidRDefault="005F3BAC">
            <w:pPr>
              <w:rPr>
                <w:ins w:id="706" w:author="Hoan Ng" w:date="2017-03-20T22:18:00Z"/>
                <w:del w:id="707" w:author="Ngoc Khai Nguyen" w:date="2019-07-05T23:18:00Z"/>
                <w:b/>
                <w:bCs/>
              </w:rPr>
            </w:pPr>
            <w:ins w:id="708" w:author="Hoan Ng" w:date="2017-03-20T22:18:00Z">
              <w:del w:id="709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868" w:type="dxa"/>
            <w:hideMark/>
            <w:tcPrChange w:id="710" w:author="Hoan Ng" w:date="2017-03-20T22:19:00Z">
              <w:tcPr>
                <w:tcW w:w="960" w:type="dxa"/>
                <w:hideMark/>
              </w:tcPr>
            </w:tcPrChange>
          </w:tcPr>
          <w:p w14:paraId="38EC709B" w14:textId="2C9CBD99" w:rsidR="005F3BAC" w:rsidRPr="005F3BAC" w:rsidDel="00DB3324" w:rsidRDefault="005F3BAC">
            <w:pPr>
              <w:rPr>
                <w:ins w:id="711" w:author="Hoan Ng" w:date="2017-03-20T22:18:00Z"/>
                <w:del w:id="712" w:author="Ngoc Khai Nguyen" w:date="2019-07-05T23:18:00Z"/>
                <w:b/>
                <w:bCs/>
              </w:rPr>
            </w:pPr>
            <w:ins w:id="713" w:author="Hoan Ng" w:date="2017-03-20T22:18:00Z">
              <w:del w:id="714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978" w:type="dxa"/>
            <w:hideMark/>
            <w:tcPrChange w:id="715" w:author="Hoan Ng" w:date="2017-03-20T22:19:00Z">
              <w:tcPr>
                <w:tcW w:w="960" w:type="dxa"/>
                <w:hideMark/>
              </w:tcPr>
            </w:tcPrChange>
          </w:tcPr>
          <w:p w14:paraId="61A8C50C" w14:textId="079EB827" w:rsidR="005F3BAC" w:rsidRPr="005F3BAC" w:rsidDel="00DB3324" w:rsidRDefault="005F3BAC">
            <w:pPr>
              <w:rPr>
                <w:ins w:id="716" w:author="Hoan Ng" w:date="2017-03-20T22:18:00Z"/>
                <w:del w:id="717" w:author="Ngoc Khai Nguyen" w:date="2019-07-05T23:18:00Z"/>
                <w:b/>
                <w:bCs/>
              </w:rPr>
            </w:pPr>
            <w:ins w:id="718" w:author="Hoan Ng" w:date="2017-03-20T22:18:00Z">
              <w:del w:id="719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790" w:type="dxa"/>
            <w:hideMark/>
            <w:tcPrChange w:id="720" w:author="Hoan Ng" w:date="2017-03-20T22:19:00Z">
              <w:tcPr>
                <w:tcW w:w="960" w:type="dxa"/>
                <w:hideMark/>
              </w:tcPr>
            </w:tcPrChange>
          </w:tcPr>
          <w:p w14:paraId="229C35ED" w14:textId="2300425B" w:rsidR="005F3BAC" w:rsidRPr="005F3BAC" w:rsidDel="00DB3324" w:rsidRDefault="005F3BAC">
            <w:pPr>
              <w:rPr>
                <w:ins w:id="721" w:author="Hoan Ng" w:date="2017-03-20T22:18:00Z"/>
                <w:del w:id="722" w:author="Ngoc Khai Nguyen" w:date="2019-07-05T23:18:00Z"/>
                <w:b/>
                <w:bCs/>
              </w:rPr>
            </w:pPr>
            <w:ins w:id="723" w:author="Hoan Ng" w:date="2017-03-20T22:18:00Z">
              <w:del w:id="724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</w:tr>
      <w:tr w:rsidR="005F3BAC" w:rsidRPr="005F3BAC" w:rsidDel="00DB3324" w14:paraId="406C40F0" w14:textId="1DA62A9C" w:rsidTr="005F3BAC">
        <w:tblPrEx>
          <w:tblW w:w="0" w:type="auto"/>
          <w:tblPrExChange w:id="725" w:author="Hoan Ng" w:date="2017-03-20T22:19:00Z">
            <w:tblPrEx>
              <w:tblW w:w="0" w:type="auto"/>
            </w:tblPrEx>
          </w:tblPrExChange>
        </w:tblPrEx>
        <w:trPr>
          <w:trHeight w:val="300"/>
          <w:ins w:id="726" w:author="Hoan Ng" w:date="2017-03-20T22:18:00Z"/>
          <w:del w:id="727" w:author="Ngoc Khai Nguyen" w:date="2019-07-05T23:18:00Z"/>
          <w:trPrChange w:id="728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729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329C82C7" w14:textId="2A19BA25" w:rsidR="005F3BAC" w:rsidRPr="005F3BAC" w:rsidDel="00DB3324" w:rsidRDefault="005F3BAC">
            <w:pPr>
              <w:rPr>
                <w:ins w:id="730" w:author="Hoan Ng" w:date="2017-03-20T22:18:00Z"/>
                <w:del w:id="731" w:author="Ngoc Khai Nguyen" w:date="2019-07-05T23:18:00Z"/>
                <w:b/>
                <w:bCs/>
              </w:rPr>
            </w:pPr>
            <w:ins w:id="732" w:author="Hoan Ng" w:date="2017-03-20T22:18:00Z">
              <w:del w:id="733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4702" w:type="dxa"/>
            <w:hideMark/>
            <w:tcPrChange w:id="734" w:author="Hoan Ng" w:date="2017-03-20T22:19:00Z">
              <w:tcPr>
                <w:tcW w:w="3340" w:type="dxa"/>
                <w:hideMark/>
              </w:tcPr>
            </w:tcPrChange>
          </w:tcPr>
          <w:p w14:paraId="3951D426" w14:textId="7BC853AA" w:rsidR="005F3BAC" w:rsidRPr="005F3BAC" w:rsidDel="00DB3324" w:rsidRDefault="005F3BAC" w:rsidP="005F3BAC">
            <w:pPr>
              <w:rPr>
                <w:ins w:id="735" w:author="Hoan Ng" w:date="2017-03-20T22:18:00Z"/>
                <w:del w:id="736" w:author="Ngoc Khai Nguyen" w:date="2019-07-05T23:18:00Z"/>
                <w:b/>
                <w:bCs/>
              </w:rPr>
            </w:pPr>
            <w:ins w:id="737" w:author="Hoan Ng" w:date="2017-03-20T22:18:00Z">
              <w:del w:id="738" w:author="Ngoc Khai Nguyen" w:date="2019-07-05T23:18:00Z">
                <w:r w:rsidRPr="005F3BAC" w:rsidDel="00DB3324">
                  <w:rPr>
                    <w:b/>
                    <w:bCs/>
                  </w:rPr>
                  <w:delText>4.3</w:delText>
                </w:r>
              </w:del>
            </w:ins>
          </w:p>
        </w:tc>
        <w:tc>
          <w:tcPr>
            <w:tcW w:w="1027" w:type="dxa"/>
            <w:hideMark/>
            <w:tcPrChange w:id="739" w:author="Hoan Ng" w:date="2017-03-20T22:19:00Z">
              <w:tcPr>
                <w:tcW w:w="960" w:type="dxa"/>
                <w:hideMark/>
              </w:tcPr>
            </w:tcPrChange>
          </w:tcPr>
          <w:p w14:paraId="13449711" w14:textId="305E72F1" w:rsidR="005F3BAC" w:rsidRPr="005F3BAC" w:rsidDel="00DB3324" w:rsidRDefault="005F3BAC">
            <w:pPr>
              <w:rPr>
                <w:ins w:id="740" w:author="Hoan Ng" w:date="2017-03-20T22:18:00Z"/>
                <w:del w:id="741" w:author="Ngoc Khai Nguyen" w:date="2019-07-05T23:18:00Z"/>
                <w:b/>
                <w:bCs/>
              </w:rPr>
            </w:pPr>
            <w:ins w:id="742" w:author="Hoan Ng" w:date="2017-03-20T22:18:00Z">
              <w:del w:id="743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868" w:type="dxa"/>
            <w:hideMark/>
            <w:tcPrChange w:id="744" w:author="Hoan Ng" w:date="2017-03-20T22:19:00Z">
              <w:tcPr>
                <w:tcW w:w="960" w:type="dxa"/>
                <w:hideMark/>
              </w:tcPr>
            </w:tcPrChange>
          </w:tcPr>
          <w:p w14:paraId="496411CF" w14:textId="7FD04E4D" w:rsidR="005F3BAC" w:rsidRPr="005F3BAC" w:rsidDel="00DB3324" w:rsidRDefault="005F3BAC">
            <w:pPr>
              <w:rPr>
                <w:ins w:id="745" w:author="Hoan Ng" w:date="2017-03-20T22:18:00Z"/>
                <w:del w:id="746" w:author="Ngoc Khai Nguyen" w:date="2019-07-05T23:18:00Z"/>
                <w:b/>
                <w:bCs/>
              </w:rPr>
            </w:pPr>
            <w:ins w:id="747" w:author="Hoan Ng" w:date="2017-03-20T22:18:00Z">
              <w:del w:id="748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978" w:type="dxa"/>
            <w:hideMark/>
            <w:tcPrChange w:id="749" w:author="Hoan Ng" w:date="2017-03-20T22:19:00Z">
              <w:tcPr>
                <w:tcW w:w="960" w:type="dxa"/>
                <w:hideMark/>
              </w:tcPr>
            </w:tcPrChange>
          </w:tcPr>
          <w:p w14:paraId="1F0C199A" w14:textId="6F6BBB32" w:rsidR="005F3BAC" w:rsidRPr="005F3BAC" w:rsidDel="00DB3324" w:rsidRDefault="005F3BAC">
            <w:pPr>
              <w:rPr>
                <w:ins w:id="750" w:author="Hoan Ng" w:date="2017-03-20T22:18:00Z"/>
                <w:del w:id="751" w:author="Ngoc Khai Nguyen" w:date="2019-07-05T23:18:00Z"/>
                <w:b/>
                <w:bCs/>
              </w:rPr>
            </w:pPr>
            <w:ins w:id="752" w:author="Hoan Ng" w:date="2017-03-20T22:18:00Z">
              <w:del w:id="753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790" w:type="dxa"/>
            <w:hideMark/>
            <w:tcPrChange w:id="754" w:author="Hoan Ng" w:date="2017-03-20T22:19:00Z">
              <w:tcPr>
                <w:tcW w:w="960" w:type="dxa"/>
                <w:hideMark/>
              </w:tcPr>
            </w:tcPrChange>
          </w:tcPr>
          <w:p w14:paraId="2E3EF5E6" w14:textId="04251513" w:rsidR="005F3BAC" w:rsidRPr="005F3BAC" w:rsidDel="00DB3324" w:rsidRDefault="005F3BAC">
            <w:pPr>
              <w:rPr>
                <w:ins w:id="755" w:author="Hoan Ng" w:date="2017-03-20T22:18:00Z"/>
                <w:del w:id="756" w:author="Ngoc Khai Nguyen" w:date="2019-07-05T23:18:00Z"/>
                <w:b/>
                <w:bCs/>
              </w:rPr>
            </w:pPr>
            <w:ins w:id="757" w:author="Hoan Ng" w:date="2017-03-20T22:18:00Z">
              <w:del w:id="758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</w:tr>
      <w:tr w:rsidR="005F3BAC" w:rsidRPr="005F3BAC" w:rsidDel="00DB3324" w14:paraId="21C807D0" w14:textId="7422AAF4" w:rsidTr="005F3BAC">
        <w:tblPrEx>
          <w:tblW w:w="0" w:type="auto"/>
          <w:tblPrExChange w:id="759" w:author="Hoan Ng" w:date="2017-03-20T22:19:00Z">
            <w:tblPrEx>
              <w:tblW w:w="0" w:type="auto"/>
            </w:tblPrEx>
          </w:tblPrExChange>
        </w:tblPrEx>
        <w:trPr>
          <w:trHeight w:val="300"/>
          <w:ins w:id="760" w:author="Hoan Ng" w:date="2017-03-20T22:18:00Z"/>
          <w:del w:id="761" w:author="Ngoc Khai Nguyen" w:date="2019-07-05T23:18:00Z"/>
          <w:trPrChange w:id="762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763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1403FC80" w14:textId="1D007D15" w:rsidR="005F3BAC" w:rsidRPr="005F3BAC" w:rsidDel="00DB3324" w:rsidRDefault="005F3BAC">
            <w:pPr>
              <w:rPr>
                <w:ins w:id="764" w:author="Hoan Ng" w:date="2017-03-20T22:18:00Z"/>
                <w:del w:id="765" w:author="Ngoc Khai Nguyen" w:date="2019-07-05T23:18:00Z"/>
                <w:b/>
                <w:bCs/>
              </w:rPr>
            </w:pPr>
            <w:ins w:id="766" w:author="Hoan Ng" w:date="2017-03-20T22:18:00Z">
              <w:del w:id="767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4702" w:type="dxa"/>
            <w:hideMark/>
            <w:tcPrChange w:id="768" w:author="Hoan Ng" w:date="2017-03-20T22:19:00Z">
              <w:tcPr>
                <w:tcW w:w="3340" w:type="dxa"/>
                <w:hideMark/>
              </w:tcPr>
            </w:tcPrChange>
          </w:tcPr>
          <w:p w14:paraId="77FA6EA6" w14:textId="70CED735" w:rsidR="005F3BAC" w:rsidRPr="005F3BAC" w:rsidDel="00DB3324" w:rsidRDefault="005F3BAC">
            <w:pPr>
              <w:rPr>
                <w:ins w:id="769" w:author="Hoan Ng" w:date="2017-03-20T22:18:00Z"/>
                <w:del w:id="770" w:author="Ngoc Khai Nguyen" w:date="2019-07-05T23:18:00Z"/>
                <w:b/>
                <w:bCs/>
              </w:rPr>
            </w:pPr>
            <w:ins w:id="771" w:author="Hoan Ng" w:date="2017-03-20T22:18:00Z">
              <w:del w:id="772" w:author="Ngoc Khai Nguyen" w:date="2019-07-05T23:18:00Z">
                <w:r w:rsidRPr="005F3BAC" w:rsidDel="00DB3324">
                  <w:rPr>
                    <w:b/>
                    <w:bCs/>
                  </w:rPr>
                  <w:delText>Chương 5: Kiểm thử</w:delText>
                </w:r>
              </w:del>
            </w:ins>
          </w:p>
        </w:tc>
        <w:tc>
          <w:tcPr>
            <w:tcW w:w="1027" w:type="dxa"/>
            <w:hideMark/>
            <w:tcPrChange w:id="773" w:author="Hoan Ng" w:date="2017-03-20T22:19:00Z">
              <w:tcPr>
                <w:tcW w:w="960" w:type="dxa"/>
                <w:hideMark/>
              </w:tcPr>
            </w:tcPrChange>
          </w:tcPr>
          <w:p w14:paraId="5D73C054" w14:textId="395A8799" w:rsidR="005F3BAC" w:rsidRPr="005F3BAC" w:rsidDel="00DB3324" w:rsidRDefault="005F3BAC">
            <w:pPr>
              <w:rPr>
                <w:ins w:id="774" w:author="Hoan Ng" w:date="2017-03-20T22:18:00Z"/>
                <w:del w:id="775" w:author="Ngoc Khai Nguyen" w:date="2019-07-05T23:18:00Z"/>
                <w:b/>
                <w:bCs/>
              </w:rPr>
            </w:pPr>
            <w:ins w:id="776" w:author="Hoan Ng" w:date="2017-03-20T22:18:00Z">
              <w:del w:id="777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868" w:type="dxa"/>
            <w:hideMark/>
            <w:tcPrChange w:id="778" w:author="Hoan Ng" w:date="2017-03-20T22:19:00Z">
              <w:tcPr>
                <w:tcW w:w="960" w:type="dxa"/>
                <w:hideMark/>
              </w:tcPr>
            </w:tcPrChange>
          </w:tcPr>
          <w:p w14:paraId="3CA63141" w14:textId="5F005869" w:rsidR="005F3BAC" w:rsidRPr="005F3BAC" w:rsidDel="00DB3324" w:rsidRDefault="005F3BAC">
            <w:pPr>
              <w:rPr>
                <w:ins w:id="779" w:author="Hoan Ng" w:date="2017-03-20T22:18:00Z"/>
                <w:del w:id="780" w:author="Ngoc Khai Nguyen" w:date="2019-07-05T23:18:00Z"/>
                <w:b/>
                <w:bCs/>
              </w:rPr>
            </w:pPr>
            <w:ins w:id="781" w:author="Hoan Ng" w:date="2017-03-20T22:18:00Z">
              <w:del w:id="782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978" w:type="dxa"/>
            <w:hideMark/>
            <w:tcPrChange w:id="783" w:author="Hoan Ng" w:date="2017-03-20T22:19:00Z">
              <w:tcPr>
                <w:tcW w:w="960" w:type="dxa"/>
                <w:hideMark/>
              </w:tcPr>
            </w:tcPrChange>
          </w:tcPr>
          <w:p w14:paraId="4EBC632E" w14:textId="368A84B5" w:rsidR="005F3BAC" w:rsidRPr="005F3BAC" w:rsidDel="00DB3324" w:rsidRDefault="005F3BAC">
            <w:pPr>
              <w:rPr>
                <w:ins w:id="784" w:author="Hoan Ng" w:date="2017-03-20T22:18:00Z"/>
                <w:del w:id="785" w:author="Ngoc Khai Nguyen" w:date="2019-07-05T23:18:00Z"/>
                <w:b/>
                <w:bCs/>
              </w:rPr>
            </w:pPr>
            <w:ins w:id="786" w:author="Hoan Ng" w:date="2017-03-20T22:18:00Z">
              <w:del w:id="787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790" w:type="dxa"/>
            <w:hideMark/>
            <w:tcPrChange w:id="788" w:author="Hoan Ng" w:date="2017-03-20T22:19:00Z">
              <w:tcPr>
                <w:tcW w:w="960" w:type="dxa"/>
                <w:hideMark/>
              </w:tcPr>
            </w:tcPrChange>
          </w:tcPr>
          <w:p w14:paraId="2C35AA03" w14:textId="76FD729B" w:rsidR="005F3BAC" w:rsidRPr="005F3BAC" w:rsidDel="00DB3324" w:rsidRDefault="005F3BAC">
            <w:pPr>
              <w:rPr>
                <w:ins w:id="789" w:author="Hoan Ng" w:date="2017-03-20T22:18:00Z"/>
                <w:del w:id="790" w:author="Ngoc Khai Nguyen" w:date="2019-07-05T23:18:00Z"/>
                <w:b/>
                <w:bCs/>
              </w:rPr>
            </w:pPr>
            <w:ins w:id="791" w:author="Hoan Ng" w:date="2017-03-20T22:18:00Z">
              <w:del w:id="792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</w:tr>
      <w:tr w:rsidR="005F3BAC" w:rsidRPr="005F3BAC" w:rsidDel="00DB3324" w14:paraId="196FFD71" w14:textId="33343AED" w:rsidTr="005F3BAC">
        <w:tblPrEx>
          <w:tblW w:w="0" w:type="auto"/>
          <w:tblPrExChange w:id="793" w:author="Hoan Ng" w:date="2017-03-20T22:19:00Z">
            <w:tblPrEx>
              <w:tblW w:w="0" w:type="auto"/>
            </w:tblPrEx>
          </w:tblPrExChange>
        </w:tblPrEx>
        <w:trPr>
          <w:trHeight w:val="300"/>
          <w:ins w:id="794" w:author="Hoan Ng" w:date="2017-03-20T22:18:00Z"/>
          <w:del w:id="795" w:author="Ngoc Khai Nguyen" w:date="2019-07-05T23:18:00Z"/>
          <w:trPrChange w:id="796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797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11E07E6C" w14:textId="70E3E145" w:rsidR="005F3BAC" w:rsidRPr="005F3BAC" w:rsidDel="00DB3324" w:rsidRDefault="005F3BAC">
            <w:pPr>
              <w:rPr>
                <w:ins w:id="798" w:author="Hoan Ng" w:date="2017-03-20T22:18:00Z"/>
                <w:del w:id="799" w:author="Ngoc Khai Nguyen" w:date="2019-07-05T23:18:00Z"/>
                <w:b/>
                <w:bCs/>
              </w:rPr>
            </w:pPr>
            <w:ins w:id="800" w:author="Hoan Ng" w:date="2017-03-20T22:18:00Z">
              <w:del w:id="801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4702" w:type="dxa"/>
            <w:hideMark/>
            <w:tcPrChange w:id="802" w:author="Hoan Ng" w:date="2017-03-20T22:19:00Z">
              <w:tcPr>
                <w:tcW w:w="3340" w:type="dxa"/>
                <w:hideMark/>
              </w:tcPr>
            </w:tcPrChange>
          </w:tcPr>
          <w:p w14:paraId="6C5EB020" w14:textId="08DACCFC" w:rsidR="005F3BAC" w:rsidRPr="005F3BAC" w:rsidDel="00DB3324" w:rsidRDefault="005F3BAC">
            <w:pPr>
              <w:rPr>
                <w:ins w:id="803" w:author="Hoan Ng" w:date="2017-03-20T22:18:00Z"/>
                <w:del w:id="804" w:author="Ngoc Khai Nguyen" w:date="2019-07-05T23:18:00Z"/>
                <w:b/>
                <w:bCs/>
              </w:rPr>
            </w:pPr>
            <w:ins w:id="805" w:author="Hoan Ng" w:date="2017-03-20T22:18:00Z">
              <w:del w:id="806" w:author="Ngoc Khai Nguyen" w:date="2019-07-05T23:18:00Z">
                <w:r w:rsidRPr="005F3BAC" w:rsidDel="00DB3324">
                  <w:rPr>
                    <w:b/>
                    <w:bCs/>
                  </w:rPr>
                  <w:delText>Chương 6: Kết luận</w:delText>
                </w:r>
              </w:del>
            </w:ins>
          </w:p>
        </w:tc>
        <w:tc>
          <w:tcPr>
            <w:tcW w:w="1027" w:type="dxa"/>
            <w:hideMark/>
            <w:tcPrChange w:id="807" w:author="Hoan Ng" w:date="2017-03-20T22:19:00Z">
              <w:tcPr>
                <w:tcW w:w="960" w:type="dxa"/>
                <w:hideMark/>
              </w:tcPr>
            </w:tcPrChange>
          </w:tcPr>
          <w:p w14:paraId="0797B2FD" w14:textId="29CC665B" w:rsidR="005F3BAC" w:rsidRPr="005F3BAC" w:rsidDel="00DB3324" w:rsidRDefault="005F3BAC">
            <w:pPr>
              <w:rPr>
                <w:ins w:id="808" w:author="Hoan Ng" w:date="2017-03-20T22:18:00Z"/>
                <w:del w:id="809" w:author="Ngoc Khai Nguyen" w:date="2019-07-05T23:18:00Z"/>
                <w:b/>
                <w:bCs/>
              </w:rPr>
            </w:pPr>
            <w:ins w:id="810" w:author="Hoan Ng" w:date="2017-03-20T22:18:00Z">
              <w:del w:id="811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868" w:type="dxa"/>
            <w:hideMark/>
            <w:tcPrChange w:id="812" w:author="Hoan Ng" w:date="2017-03-20T22:19:00Z">
              <w:tcPr>
                <w:tcW w:w="960" w:type="dxa"/>
                <w:hideMark/>
              </w:tcPr>
            </w:tcPrChange>
          </w:tcPr>
          <w:p w14:paraId="61BA5505" w14:textId="30829EF5" w:rsidR="005F3BAC" w:rsidRPr="005F3BAC" w:rsidDel="00DB3324" w:rsidRDefault="005F3BAC">
            <w:pPr>
              <w:rPr>
                <w:ins w:id="813" w:author="Hoan Ng" w:date="2017-03-20T22:18:00Z"/>
                <w:del w:id="814" w:author="Ngoc Khai Nguyen" w:date="2019-07-05T23:18:00Z"/>
                <w:b/>
                <w:bCs/>
              </w:rPr>
            </w:pPr>
            <w:ins w:id="815" w:author="Hoan Ng" w:date="2017-03-20T22:18:00Z">
              <w:del w:id="816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978" w:type="dxa"/>
            <w:hideMark/>
            <w:tcPrChange w:id="817" w:author="Hoan Ng" w:date="2017-03-20T22:19:00Z">
              <w:tcPr>
                <w:tcW w:w="960" w:type="dxa"/>
                <w:hideMark/>
              </w:tcPr>
            </w:tcPrChange>
          </w:tcPr>
          <w:p w14:paraId="445C9B19" w14:textId="3E8350FC" w:rsidR="005F3BAC" w:rsidRPr="005F3BAC" w:rsidDel="00DB3324" w:rsidRDefault="005F3BAC">
            <w:pPr>
              <w:rPr>
                <w:ins w:id="818" w:author="Hoan Ng" w:date="2017-03-20T22:18:00Z"/>
                <w:del w:id="819" w:author="Ngoc Khai Nguyen" w:date="2019-07-05T23:18:00Z"/>
                <w:b/>
                <w:bCs/>
              </w:rPr>
            </w:pPr>
            <w:ins w:id="820" w:author="Hoan Ng" w:date="2017-03-20T22:18:00Z">
              <w:del w:id="821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790" w:type="dxa"/>
            <w:hideMark/>
            <w:tcPrChange w:id="822" w:author="Hoan Ng" w:date="2017-03-20T22:19:00Z">
              <w:tcPr>
                <w:tcW w:w="960" w:type="dxa"/>
                <w:hideMark/>
              </w:tcPr>
            </w:tcPrChange>
          </w:tcPr>
          <w:p w14:paraId="2FB6F8B5" w14:textId="38FBE95C" w:rsidR="005F3BAC" w:rsidRPr="005F3BAC" w:rsidDel="00DB3324" w:rsidRDefault="005F3BAC">
            <w:pPr>
              <w:rPr>
                <w:ins w:id="823" w:author="Hoan Ng" w:date="2017-03-20T22:18:00Z"/>
                <w:del w:id="824" w:author="Ngoc Khai Nguyen" w:date="2019-07-05T23:18:00Z"/>
                <w:b/>
                <w:bCs/>
              </w:rPr>
            </w:pPr>
            <w:ins w:id="825" w:author="Hoan Ng" w:date="2017-03-20T22:18:00Z">
              <w:del w:id="826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</w:tr>
      <w:tr w:rsidR="005F3BAC" w:rsidRPr="005F3BAC" w:rsidDel="00DB3324" w14:paraId="4A16D28F" w14:textId="692FA33D" w:rsidTr="005F3BAC">
        <w:tblPrEx>
          <w:tblW w:w="0" w:type="auto"/>
          <w:tblPrExChange w:id="827" w:author="Hoan Ng" w:date="2017-03-20T22:19:00Z">
            <w:tblPrEx>
              <w:tblW w:w="0" w:type="auto"/>
            </w:tblPrEx>
          </w:tblPrExChange>
        </w:tblPrEx>
        <w:trPr>
          <w:trHeight w:val="300"/>
          <w:ins w:id="828" w:author="Hoan Ng" w:date="2017-03-20T22:18:00Z"/>
          <w:del w:id="829" w:author="Ngoc Khai Nguyen" w:date="2019-07-05T23:18:00Z"/>
          <w:trPrChange w:id="830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831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785A88AD" w14:textId="2F421FF1" w:rsidR="005F3BAC" w:rsidRPr="005F3BAC" w:rsidDel="00DB3324" w:rsidRDefault="005F3BAC">
            <w:pPr>
              <w:rPr>
                <w:ins w:id="832" w:author="Hoan Ng" w:date="2017-03-20T22:18:00Z"/>
                <w:del w:id="833" w:author="Ngoc Khai Nguyen" w:date="2019-07-05T23:18:00Z"/>
                <w:b/>
                <w:bCs/>
              </w:rPr>
            </w:pPr>
            <w:ins w:id="834" w:author="Hoan Ng" w:date="2017-03-20T22:18:00Z">
              <w:del w:id="835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4702" w:type="dxa"/>
            <w:hideMark/>
            <w:tcPrChange w:id="836" w:author="Hoan Ng" w:date="2017-03-20T22:19:00Z">
              <w:tcPr>
                <w:tcW w:w="3340" w:type="dxa"/>
                <w:hideMark/>
              </w:tcPr>
            </w:tcPrChange>
          </w:tcPr>
          <w:p w14:paraId="443A50A1" w14:textId="52FE3974" w:rsidR="005F3BAC" w:rsidRPr="005F3BAC" w:rsidDel="00DB3324" w:rsidRDefault="005F3BAC">
            <w:pPr>
              <w:rPr>
                <w:ins w:id="837" w:author="Hoan Ng" w:date="2017-03-20T22:18:00Z"/>
                <w:del w:id="838" w:author="Ngoc Khai Nguyen" w:date="2019-07-05T23:18:00Z"/>
                <w:b/>
                <w:bCs/>
              </w:rPr>
            </w:pPr>
            <w:ins w:id="839" w:author="Hoan Ng" w:date="2017-03-20T22:18:00Z">
              <w:del w:id="840" w:author="Ngoc Khai Nguyen" w:date="2019-07-05T23:18:00Z">
                <w:r w:rsidRPr="005F3BAC" w:rsidDel="00DB3324">
                  <w:rPr>
                    <w:b/>
                    <w:bCs/>
                  </w:rPr>
                  <w:delText>Tài liệu tham khảo</w:delText>
                </w:r>
              </w:del>
            </w:ins>
          </w:p>
        </w:tc>
        <w:tc>
          <w:tcPr>
            <w:tcW w:w="1027" w:type="dxa"/>
            <w:hideMark/>
            <w:tcPrChange w:id="841" w:author="Hoan Ng" w:date="2017-03-20T22:19:00Z">
              <w:tcPr>
                <w:tcW w:w="960" w:type="dxa"/>
                <w:hideMark/>
              </w:tcPr>
            </w:tcPrChange>
          </w:tcPr>
          <w:p w14:paraId="0C340D07" w14:textId="53D05125" w:rsidR="005F3BAC" w:rsidRPr="005F3BAC" w:rsidDel="00DB3324" w:rsidRDefault="005F3BAC">
            <w:pPr>
              <w:rPr>
                <w:ins w:id="842" w:author="Hoan Ng" w:date="2017-03-20T22:18:00Z"/>
                <w:del w:id="843" w:author="Ngoc Khai Nguyen" w:date="2019-07-05T23:18:00Z"/>
                <w:b/>
                <w:bCs/>
              </w:rPr>
            </w:pPr>
            <w:ins w:id="844" w:author="Hoan Ng" w:date="2017-03-20T22:18:00Z">
              <w:del w:id="845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868" w:type="dxa"/>
            <w:hideMark/>
            <w:tcPrChange w:id="846" w:author="Hoan Ng" w:date="2017-03-20T22:19:00Z">
              <w:tcPr>
                <w:tcW w:w="960" w:type="dxa"/>
                <w:hideMark/>
              </w:tcPr>
            </w:tcPrChange>
          </w:tcPr>
          <w:p w14:paraId="43E48588" w14:textId="38963DFF" w:rsidR="005F3BAC" w:rsidRPr="005F3BAC" w:rsidDel="00DB3324" w:rsidRDefault="005F3BAC">
            <w:pPr>
              <w:rPr>
                <w:ins w:id="847" w:author="Hoan Ng" w:date="2017-03-20T22:18:00Z"/>
                <w:del w:id="848" w:author="Ngoc Khai Nguyen" w:date="2019-07-05T23:18:00Z"/>
                <w:b/>
                <w:bCs/>
              </w:rPr>
            </w:pPr>
            <w:ins w:id="849" w:author="Hoan Ng" w:date="2017-03-20T22:18:00Z">
              <w:del w:id="850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978" w:type="dxa"/>
            <w:hideMark/>
            <w:tcPrChange w:id="851" w:author="Hoan Ng" w:date="2017-03-20T22:19:00Z">
              <w:tcPr>
                <w:tcW w:w="960" w:type="dxa"/>
                <w:hideMark/>
              </w:tcPr>
            </w:tcPrChange>
          </w:tcPr>
          <w:p w14:paraId="30E390E4" w14:textId="6C80D533" w:rsidR="005F3BAC" w:rsidRPr="005F3BAC" w:rsidDel="00DB3324" w:rsidRDefault="005F3BAC">
            <w:pPr>
              <w:rPr>
                <w:ins w:id="852" w:author="Hoan Ng" w:date="2017-03-20T22:18:00Z"/>
                <w:del w:id="853" w:author="Ngoc Khai Nguyen" w:date="2019-07-05T23:18:00Z"/>
                <w:b/>
                <w:bCs/>
              </w:rPr>
            </w:pPr>
            <w:ins w:id="854" w:author="Hoan Ng" w:date="2017-03-20T22:18:00Z">
              <w:del w:id="855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790" w:type="dxa"/>
            <w:hideMark/>
            <w:tcPrChange w:id="856" w:author="Hoan Ng" w:date="2017-03-20T22:19:00Z">
              <w:tcPr>
                <w:tcW w:w="960" w:type="dxa"/>
                <w:hideMark/>
              </w:tcPr>
            </w:tcPrChange>
          </w:tcPr>
          <w:p w14:paraId="253A568B" w14:textId="36836111" w:rsidR="005F3BAC" w:rsidRPr="005F3BAC" w:rsidDel="00DB3324" w:rsidRDefault="005F3BAC">
            <w:pPr>
              <w:rPr>
                <w:ins w:id="857" w:author="Hoan Ng" w:date="2017-03-20T22:18:00Z"/>
                <w:del w:id="858" w:author="Ngoc Khai Nguyen" w:date="2019-07-05T23:18:00Z"/>
                <w:b/>
                <w:bCs/>
              </w:rPr>
            </w:pPr>
            <w:ins w:id="859" w:author="Hoan Ng" w:date="2017-03-20T22:18:00Z">
              <w:del w:id="860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</w:tr>
      <w:tr w:rsidR="005F3BAC" w:rsidRPr="005F3BAC" w:rsidDel="00DB3324" w14:paraId="41DB5002" w14:textId="6417986D" w:rsidTr="005F3BAC">
        <w:tblPrEx>
          <w:tblW w:w="0" w:type="auto"/>
          <w:tblPrExChange w:id="861" w:author="Hoan Ng" w:date="2017-03-20T22:19:00Z">
            <w:tblPrEx>
              <w:tblW w:w="0" w:type="auto"/>
            </w:tblPrEx>
          </w:tblPrExChange>
        </w:tblPrEx>
        <w:trPr>
          <w:trHeight w:val="300"/>
          <w:ins w:id="862" w:author="Hoan Ng" w:date="2017-03-20T22:18:00Z"/>
          <w:del w:id="863" w:author="Ngoc Khai Nguyen" w:date="2019-07-05T23:18:00Z"/>
          <w:trPrChange w:id="864" w:author="Hoan Ng" w:date="2017-03-20T22:19:00Z">
            <w:trPr>
              <w:trHeight w:val="300"/>
            </w:trPr>
          </w:trPrChange>
        </w:trPr>
        <w:tc>
          <w:tcPr>
            <w:tcW w:w="9350" w:type="dxa"/>
            <w:gridSpan w:val="6"/>
            <w:hideMark/>
            <w:tcPrChange w:id="865" w:author="Hoan Ng" w:date="2017-03-20T22:19:00Z">
              <w:tcPr>
                <w:tcW w:w="15320" w:type="dxa"/>
                <w:gridSpan w:val="7"/>
                <w:hideMark/>
              </w:tcPr>
            </w:tcPrChange>
          </w:tcPr>
          <w:p w14:paraId="68989D66" w14:textId="01318713" w:rsidR="005F3BAC" w:rsidRPr="005F3BAC" w:rsidDel="00DB3324" w:rsidRDefault="005F3BAC">
            <w:pPr>
              <w:rPr>
                <w:ins w:id="866" w:author="Hoan Ng" w:date="2017-03-20T22:18:00Z"/>
                <w:del w:id="867" w:author="Ngoc Khai Nguyen" w:date="2019-07-05T23:18:00Z"/>
                <w:b/>
                <w:bCs/>
              </w:rPr>
            </w:pPr>
            <w:ins w:id="868" w:author="Hoan Ng" w:date="2017-03-20T22:18:00Z">
              <w:del w:id="869" w:author="Ngoc Khai Nguyen" w:date="2019-07-05T23:18:00Z">
                <w:r w:rsidRPr="005F3BAC" w:rsidDel="00DB3324">
                  <w:rPr>
                    <w:b/>
                    <w:bCs/>
                  </w:rPr>
                  <w:delText>II. LẬP TRÌNH</w:delText>
                </w:r>
              </w:del>
            </w:ins>
          </w:p>
        </w:tc>
      </w:tr>
      <w:tr w:rsidR="005F3BAC" w:rsidRPr="005F3BAC" w:rsidDel="00DB3324" w14:paraId="44C350E3" w14:textId="1E80346D" w:rsidTr="005F3BAC">
        <w:tblPrEx>
          <w:tblW w:w="0" w:type="auto"/>
          <w:tblPrExChange w:id="870" w:author="Hoan Ng" w:date="2017-03-20T22:19:00Z">
            <w:tblPrEx>
              <w:tblW w:w="0" w:type="auto"/>
            </w:tblPrEx>
          </w:tblPrExChange>
        </w:tblPrEx>
        <w:trPr>
          <w:trHeight w:val="300"/>
          <w:ins w:id="871" w:author="Hoan Ng" w:date="2017-03-20T22:18:00Z"/>
          <w:del w:id="872" w:author="Ngoc Khai Nguyen" w:date="2019-07-05T23:18:00Z"/>
          <w:trPrChange w:id="873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874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15994388" w14:textId="3555DAF8" w:rsidR="005F3BAC" w:rsidRPr="005F3BAC" w:rsidDel="00DB3324" w:rsidRDefault="005F3BAC">
            <w:pPr>
              <w:rPr>
                <w:ins w:id="875" w:author="Hoan Ng" w:date="2017-03-20T22:18:00Z"/>
                <w:del w:id="876" w:author="Ngoc Khai Nguyen" w:date="2019-07-05T23:18:00Z"/>
                <w:b/>
                <w:bCs/>
              </w:rPr>
            </w:pPr>
            <w:ins w:id="877" w:author="Hoan Ng" w:date="2017-03-20T22:18:00Z">
              <w:del w:id="878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4702" w:type="dxa"/>
            <w:hideMark/>
            <w:tcPrChange w:id="879" w:author="Hoan Ng" w:date="2017-03-20T22:19:00Z">
              <w:tcPr>
                <w:tcW w:w="3340" w:type="dxa"/>
                <w:hideMark/>
              </w:tcPr>
            </w:tcPrChange>
          </w:tcPr>
          <w:p w14:paraId="33C073FA" w14:textId="4EFFFC53" w:rsidR="005F3BAC" w:rsidRPr="005F3BAC" w:rsidDel="00DB3324" w:rsidRDefault="005F3BAC" w:rsidP="005F3BAC">
            <w:pPr>
              <w:rPr>
                <w:ins w:id="880" w:author="Hoan Ng" w:date="2017-03-20T22:18:00Z"/>
                <w:del w:id="881" w:author="Ngoc Khai Nguyen" w:date="2019-07-05T23:18:00Z"/>
                <w:b/>
                <w:bCs/>
              </w:rPr>
            </w:pPr>
            <w:ins w:id="882" w:author="Hoan Ng" w:date="2017-03-20T22:18:00Z">
              <w:del w:id="883" w:author="Ngoc Khai Nguyen" w:date="2019-07-05T23:18:00Z">
                <w:r w:rsidRPr="005F3BAC" w:rsidDel="00DB3324">
                  <w:rPr>
                    <w:b/>
                    <w:bCs/>
                  </w:rPr>
                  <w:delText>Module 1</w:delText>
                </w:r>
              </w:del>
            </w:ins>
          </w:p>
        </w:tc>
        <w:tc>
          <w:tcPr>
            <w:tcW w:w="1027" w:type="dxa"/>
            <w:hideMark/>
            <w:tcPrChange w:id="884" w:author="Hoan Ng" w:date="2017-03-20T22:19:00Z">
              <w:tcPr>
                <w:tcW w:w="960" w:type="dxa"/>
                <w:hideMark/>
              </w:tcPr>
            </w:tcPrChange>
          </w:tcPr>
          <w:p w14:paraId="792E00CE" w14:textId="3FC7DA56" w:rsidR="005F3BAC" w:rsidRPr="005F3BAC" w:rsidDel="00DB3324" w:rsidRDefault="005F3BAC">
            <w:pPr>
              <w:rPr>
                <w:ins w:id="885" w:author="Hoan Ng" w:date="2017-03-20T22:18:00Z"/>
                <w:del w:id="886" w:author="Ngoc Khai Nguyen" w:date="2019-07-05T23:18:00Z"/>
                <w:b/>
                <w:bCs/>
              </w:rPr>
            </w:pPr>
            <w:ins w:id="887" w:author="Hoan Ng" w:date="2017-03-20T22:18:00Z">
              <w:del w:id="888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868" w:type="dxa"/>
            <w:hideMark/>
            <w:tcPrChange w:id="889" w:author="Hoan Ng" w:date="2017-03-20T22:19:00Z">
              <w:tcPr>
                <w:tcW w:w="960" w:type="dxa"/>
                <w:hideMark/>
              </w:tcPr>
            </w:tcPrChange>
          </w:tcPr>
          <w:p w14:paraId="74E1C782" w14:textId="0CCF393C" w:rsidR="005F3BAC" w:rsidRPr="005F3BAC" w:rsidDel="00DB3324" w:rsidRDefault="005F3BAC">
            <w:pPr>
              <w:rPr>
                <w:ins w:id="890" w:author="Hoan Ng" w:date="2017-03-20T22:18:00Z"/>
                <w:del w:id="891" w:author="Ngoc Khai Nguyen" w:date="2019-07-05T23:18:00Z"/>
                <w:b/>
                <w:bCs/>
              </w:rPr>
            </w:pPr>
            <w:ins w:id="892" w:author="Hoan Ng" w:date="2017-03-20T22:18:00Z">
              <w:del w:id="893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978" w:type="dxa"/>
            <w:hideMark/>
            <w:tcPrChange w:id="894" w:author="Hoan Ng" w:date="2017-03-20T22:19:00Z">
              <w:tcPr>
                <w:tcW w:w="960" w:type="dxa"/>
                <w:hideMark/>
              </w:tcPr>
            </w:tcPrChange>
          </w:tcPr>
          <w:p w14:paraId="14AFBCFE" w14:textId="3BF36984" w:rsidR="005F3BAC" w:rsidRPr="005F3BAC" w:rsidDel="00DB3324" w:rsidRDefault="005F3BAC">
            <w:pPr>
              <w:rPr>
                <w:ins w:id="895" w:author="Hoan Ng" w:date="2017-03-20T22:18:00Z"/>
                <w:del w:id="896" w:author="Ngoc Khai Nguyen" w:date="2019-07-05T23:18:00Z"/>
                <w:b/>
                <w:bCs/>
              </w:rPr>
            </w:pPr>
            <w:ins w:id="897" w:author="Hoan Ng" w:date="2017-03-20T22:18:00Z">
              <w:del w:id="898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790" w:type="dxa"/>
            <w:hideMark/>
            <w:tcPrChange w:id="899" w:author="Hoan Ng" w:date="2017-03-20T22:19:00Z">
              <w:tcPr>
                <w:tcW w:w="960" w:type="dxa"/>
                <w:hideMark/>
              </w:tcPr>
            </w:tcPrChange>
          </w:tcPr>
          <w:p w14:paraId="34F20C01" w14:textId="6D48D780" w:rsidR="005F3BAC" w:rsidRPr="005F3BAC" w:rsidDel="00DB3324" w:rsidRDefault="005F3BAC">
            <w:pPr>
              <w:rPr>
                <w:ins w:id="900" w:author="Hoan Ng" w:date="2017-03-20T22:18:00Z"/>
                <w:del w:id="901" w:author="Ngoc Khai Nguyen" w:date="2019-07-05T23:18:00Z"/>
                <w:b/>
                <w:bCs/>
              </w:rPr>
            </w:pPr>
            <w:ins w:id="902" w:author="Hoan Ng" w:date="2017-03-20T22:18:00Z">
              <w:del w:id="903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</w:tr>
      <w:tr w:rsidR="005F3BAC" w:rsidRPr="005F3BAC" w:rsidDel="00DB3324" w14:paraId="6F2EAA27" w14:textId="42E6BD12" w:rsidTr="005F3BAC">
        <w:tblPrEx>
          <w:tblW w:w="0" w:type="auto"/>
          <w:tblPrExChange w:id="904" w:author="Hoan Ng" w:date="2017-03-20T22:19:00Z">
            <w:tblPrEx>
              <w:tblW w:w="0" w:type="auto"/>
            </w:tblPrEx>
          </w:tblPrExChange>
        </w:tblPrEx>
        <w:trPr>
          <w:trHeight w:val="300"/>
          <w:ins w:id="905" w:author="Hoan Ng" w:date="2017-03-20T22:18:00Z"/>
          <w:del w:id="906" w:author="Ngoc Khai Nguyen" w:date="2019-07-05T23:18:00Z"/>
          <w:trPrChange w:id="907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908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1402FC18" w14:textId="2A29B620" w:rsidR="005F3BAC" w:rsidRPr="005F3BAC" w:rsidDel="00DB3324" w:rsidRDefault="005F3BAC">
            <w:pPr>
              <w:rPr>
                <w:ins w:id="909" w:author="Hoan Ng" w:date="2017-03-20T22:18:00Z"/>
                <w:del w:id="910" w:author="Ngoc Khai Nguyen" w:date="2019-07-05T23:18:00Z"/>
                <w:b/>
                <w:bCs/>
              </w:rPr>
            </w:pPr>
            <w:ins w:id="911" w:author="Hoan Ng" w:date="2017-03-20T22:18:00Z">
              <w:del w:id="912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4702" w:type="dxa"/>
            <w:hideMark/>
            <w:tcPrChange w:id="913" w:author="Hoan Ng" w:date="2017-03-20T22:19:00Z">
              <w:tcPr>
                <w:tcW w:w="3340" w:type="dxa"/>
                <w:hideMark/>
              </w:tcPr>
            </w:tcPrChange>
          </w:tcPr>
          <w:p w14:paraId="518DE036" w14:textId="3E154A0F" w:rsidR="005F3BAC" w:rsidRPr="005F3BAC" w:rsidDel="00DB3324" w:rsidRDefault="005F3BAC" w:rsidP="005F3BAC">
            <w:pPr>
              <w:rPr>
                <w:ins w:id="914" w:author="Hoan Ng" w:date="2017-03-20T22:18:00Z"/>
                <w:del w:id="915" w:author="Ngoc Khai Nguyen" w:date="2019-07-05T23:18:00Z"/>
                <w:b/>
                <w:bCs/>
              </w:rPr>
            </w:pPr>
            <w:ins w:id="916" w:author="Hoan Ng" w:date="2017-03-20T22:18:00Z">
              <w:del w:id="917" w:author="Ngoc Khai Nguyen" w:date="2019-07-05T23:18:00Z">
                <w:r w:rsidRPr="005F3BAC" w:rsidDel="00DB3324">
                  <w:rPr>
                    <w:b/>
                    <w:bCs/>
                  </w:rPr>
                  <w:delText>Module 2</w:delText>
                </w:r>
              </w:del>
            </w:ins>
          </w:p>
        </w:tc>
        <w:tc>
          <w:tcPr>
            <w:tcW w:w="1027" w:type="dxa"/>
            <w:hideMark/>
            <w:tcPrChange w:id="918" w:author="Hoan Ng" w:date="2017-03-20T22:19:00Z">
              <w:tcPr>
                <w:tcW w:w="960" w:type="dxa"/>
                <w:hideMark/>
              </w:tcPr>
            </w:tcPrChange>
          </w:tcPr>
          <w:p w14:paraId="4ADF59FF" w14:textId="5A2191DD" w:rsidR="005F3BAC" w:rsidRPr="005F3BAC" w:rsidDel="00DB3324" w:rsidRDefault="005F3BAC">
            <w:pPr>
              <w:rPr>
                <w:ins w:id="919" w:author="Hoan Ng" w:date="2017-03-20T22:18:00Z"/>
                <w:del w:id="920" w:author="Ngoc Khai Nguyen" w:date="2019-07-05T23:18:00Z"/>
                <w:b/>
                <w:bCs/>
              </w:rPr>
            </w:pPr>
            <w:ins w:id="921" w:author="Hoan Ng" w:date="2017-03-20T22:18:00Z">
              <w:del w:id="922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868" w:type="dxa"/>
            <w:hideMark/>
            <w:tcPrChange w:id="923" w:author="Hoan Ng" w:date="2017-03-20T22:19:00Z">
              <w:tcPr>
                <w:tcW w:w="960" w:type="dxa"/>
                <w:hideMark/>
              </w:tcPr>
            </w:tcPrChange>
          </w:tcPr>
          <w:p w14:paraId="758C786E" w14:textId="0A7DBCF9" w:rsidR="005F3BAC" w:rsidRPr="005F3BAC" w:rsidDel="00DB3324" w:rsidRDefault="005F3BAC">
            <w:pPr>
              <w:rPr>
                <w:ins w:id="924" w:author="Hoan Ng" w:date="2017-03-20T22:18:00Z"/>
                <w:del w:id="925" w:author="Ngoc Khai Nguyen" w:date="2019-07-05T23:18:00Z"/>
                <w:b/>
                <w:bCs/>
              </w:rPr>
            </w:pPr>
            <w:ins w:id="926" w:author="Hoan Ng" w:date="2017-03-20T22:18:00Z">
              <w:del w:id="927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978" w:type="dxa"/>
            <w:hideMark/>
            <w:tcPrChange w:id="928" w:author="Hoan Ng" w:date="2017-03-20T22:19:00Z">
              <w:tcPr>
                <w:tcW w:w="960" w:type="dxa"/>
                <w:hideMark/>
              </w:tcPr>
            </w:tcPrChange>
          </w:tcPr>
          <w:p w14:paraId="28F50A46" w14:textId="3AFC7065" w:rsidR="005F3BAC" w:rsidRPr="005F3BAC" w:rsidDel="00DB3324" w:rsidRDefault="005F3BAC">
            <w:pPr>
              <w:rPr>
                <w:ins w:id="929" w:author="Hoan Ng" w:date="2017-03-20T22:18:00Z"/>
                <w:del w:id="930" w:author="Ngoc Khai Nguyen" w:date="2019-07-05T23:18:00Z"/>
                <w:b/>
                <w:bCs/>
              </w:rPr>
            </w:pPr>
            <w:ins w:id="931" w:author="Hoan Ng" w:date="2017-03-20T22:18:00Z">
              <w:del w:id="932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790" w:type="dxa"/>
            <w:hideMark/>
            <w:tcPrChange w:id="933" w:author="Hoan Ng" w:date="2017-03-20T22:19:00Z">
              <w:tcPr>
                <w:tcW w:w="960" w:type="dxa"/>
                <w:hideMark/>
              </w:tcPr>
            </w:tcPrChange>
          </w:tcPr>
          <w:p w14:paraId="5B97F213" w14:textId="5C805917" w:rsidR="005F3BAC" w:rsidRPr="005F3BAC" w:rsidDel="00DB3324" w:rsidRDefault="005F3BAC">
            <w:pPr>
              <w:rPr>
                <w:ins w:id="934" w:author="Hoan Ng" w:date="2017-03-20T22:18:00Z"/>
                <w:del w:id="935" w:author="Ngoc Khai Nguyen" w:date="2019-07-05T23:18:00Z"/>
                <w:b/>
                <w:bCs/>
              </w:rPr>
            </w:pPr>
            <w:ins w:id="936" w:author="Hoan Ng" w:date="2017-03-20T22:18:00Z">
              <w:del w:id="937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</w:tr>
      <w:tr w:rsidR="005F3BAC" w:rsidRPr="005F3BAC" w:rsidDel="00DB3324" w14:paraId="73218E5F" w14:textId="242319C1" w:rsidTr="005F3BAC">
        <w:tblPrEx>
          <w:tblW w:w="0" w:type="auto"/>
          <w:tblPrExChange w:id="938" w:author="Hoan Ng" w:date="2017-03-20T22:19:00Z">
            <w:tblPrEx>
              <w:tblW w:w="0" w:type="auto"/>
            </w:tblPrEx>
          </w:tblPrExChange>
        </w:tblPrEx>
        <w:trPr>
          <w:trHeight w:val="300"/>
          <w:ins w:id="939" w:author="Hoan Ng" w:date="2017-03-20T22:18:00Z"/>
          <w:del w:id="940" w:author="Ngoc Khai Nguyen" w:date="2019-07-05T23:18:00Z"/>
          <w:trPrChange w:id="941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942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6C427F8B" w14:textId="2042B2AC" w:rsidR="005F3BAC" w:rsidRPr="005F3BAC" w:rsidDel="00DB3324" w:rsidRDefault="005F3BAC">
            <w:pPr>
              <w:rPr>
                <w:ins w:id="943" w:author="Hoan Ng" w:date="2017-03-20T22:18:00Z"/>
                <w:del w:id="944" w:author="Ngoc Khai Nguyen" w:date="2019-07-05T23:18:00Z"/>
                <w:b/>
                <w:bCs/>
              </w:rPr>
            </w:pPr>
            <w:ins w:id="945" w:author="Hoan Ng" w:date="2017-03-20T22:18:00Z">
              <w:del w:id="946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4702" w:type="dxa"/>
            <w:hideMark/>
            <w:tcPrChange w:id="947" w:author="Hoan Ng" w:date="2017-03-20T22:19:00Z">
              <w:tcPr>
                <w:tcW w:w="3340" w:type="dxa"/>
                <w:hideMark/>
              </w:tcPr>
            </w:tcPrChange>
          </w:tcPr>
          <w:p w14:paraId="4E23EE8E" w14:textId="130DEAD0" w:rsidR="005F3BAC" w:rsidRPr="005F3BAC" w:rsidDel="00DB3324" w:rsidRDefault="005F3BAC" w:rsidP="005F3BAC">
            <w:pPr>
              <w:rPr>
                <w:ins w:id="948" w:author="Hoan Ng" w:date="2017-03-20T22:18:00Z"/>
                <w:del w:id="949" w:author="Ngoc Khai Nguyen" w:date="2019-07-05T23:18:00Z"/>
                <w:b/>
                <w:bCs/>
              </w:rPr>
            </w:pPr>
            <w:ins w:id="950" w:author="Hoan Ng" w:date="2017-03-20T22:18:00Z">
              <w:del w:id="951" w:author="Ngoc Khai Nguyen" w:date="2019-07-05T23:18:00Z">
                <w:r w:rsidRPr="005F3BAC" w:rsidDel="00DB3324">
                  <w:rPr>
                    <w:b/>
                    <w:bCs/>
                  </w:rPr>
                  <w:delText>Module 3</w:delText>
                </w:r>
              </w:del>
            </w:ins>
          </w:p>
        </w:tc>
        <w:tc>
          <w:tcPr>
            <w:tcW w:w="1027" w:type="dxa"/>
            <w:hideMark/>
            <w:tcPrChange w:id="952" w:author="Hoan Ng" w:date="2017-03-20T22:19:00Z">
              <w:tcPr>
                <w:tcW w:w="960" w:type="dxa"/>
                <w:hideMark/>
              </w:tcPr>
            </w:tcPrChange>
          </w:tcPr>
          <w:p w14:paraId="5383AF8D" w14:textId="4D909C45" w:rsidR="005F3BAC" w:rsidRPr="005F3BAC" w:rsidDel="00DB3324" w:rsidRDefault="005F3BAC">
            <w:pPr>
              <w:rPr>
                <w:ins w:id="953" w:author="Hoan Ng" w:date="2017-03-20T22:18:00Z"/>
                <w:del w:id="954" w:author="Ngoc Khai Nguyen" w:date="2019-07-05T23:18:00Z"/>
                <w:b/>
                <w:bCs/>
              </w:rPr>
            </w:pPr>
            <w:ins w:id="955" w:author="Hoan Ng" w:date="2017-03-20T22:18:00Z">
              <w:del w:id="956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868" w:type="dxa"/>
            <w:hideMark/>
            <w:tcPrChange w:id="957" w:author="Hoan Ng" w:date="2017-03-20T22:19:00Z">
              <w:tcPr>
                <w:tcW w:w="960" w:type="dxa"/>
                <w:hideMark/>
              </w:tcPr>
            </w:tcPrChange>
          </w:tcPr>
          <w:p w14:paraId="7DF298A0" w14:textId="74D69AE5" w:rsidR="005F3BAC" w:rsidRPr="005F3BAC" w:rsidDel="00DB3324" w:rsidRDefault="005F3BAC">
            <w:pPr>
              <w:rPr>
                <w:ins w:id="958" w:author="Hoan Ng" w:date="2017-03-20T22:18:00Z"/>
                <w:del w:id="959" w:author="Ngoc Khai Nguyen" w:date="2019-07-05T23:18:00Z"/>
                <w:b/>
                <w:bCs/>
              </w:rPr>
            </w:pPr>
            <w:ins w:id="960" w:author="Hoan Ng" w:date="2017-03-20T22:18:00Z">
              <w:del w:id="961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978" w:type="dxa"/>
            <w:hideMark/>
            <w:tcPrChange w:id="962" w:author="Hoan Ng" w:date="2017-03-20T22:19:00Z">
              <w:tcPr>
                <w:tcW w:w="960" w:type="dxa"/>
                <w:hideMark/>
              </w:tcPr>
            </w:tcPrChange>
          </w:tcPr>
          <w:p w14:paraId="5ED61B3F" w14:textId="10E86972" w:rsidR="005F3BAC" w:rsidRPr="005F3BAC" w:rsidDel="00DB3324" w:rsidRDefault="005F3BAC">
            <w:pPr>
              <w:rPr>
                <w:ins w:id="963" w:author="Hoan Ng" w:date="2017-03-20T22:18:00Z"/>
                <w:del w:id="964" w:author="Ngoc Khai Nguyen" w:date="2019-07-05T23:18:00Z"/>
                <w:b/>
                <w:bCs/>
              </w:rPr>
            </w:pPr>
            <w:ins w:id="965" w:author="Hoan Ng" w:date="2017-03-20T22:18:00Z">
              <w:del w:id="966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790" w:type="dxa"/>
            <w:hideMark/>
            <w:tcPrChange w:id="967" w:author="Hoan Ng" w:date="2017-03-20T22:19:00Z">
              <w:tcPr>
                <w:tcW w:w="960" w:type="dxa"/>
                <w:hideMark/>
              </w:tcPr>
            </w:tcPrChange>
          </w:tcPr>
          <w:p w14:paraId="56E03A18" w14:textId="14372F6D" w:rsidR="005F3BAC" w:rsidRPr="005F3BAC" w:rsidDel="00DB3324" w:rsidRDefault="005F3BAC">
            <w:pPr>
              <w:rPr>
                <w:ins w:id="968" w:author="Hoan Ng" w:date="2017-03-20T22:18:00Z"/>
                <w:del w:id="969" w:author="Ngoc Khai Nguyen" w:date="2019-07-05T23:18:00Z"/>
                <w:b/>
                <w:bCs/>
              </w:rPr>
            </w:pPr>
            <w:ins w:id="970" w:author="Hoan Ng" w:date="2017-03-20T22:18:00Z">
              <w:del w:id="971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</w:tr>
      <w:tr w:rsidR="005F3BAC" w:rsidRPr="005F3BAC" w:rsidDel="00DB3324" w14:paraId="71CA57DB" w14:textId="7D86031F" w:rsidTr="005F3BAC">
        <w:tblPrEx>
          <w:tblW w:w="0" w:type="auto"/>
          <w:tblPrExChange w:id="972" w:author="Hoan Ng" w:date="2017-03-20T22:19:00Z">
            <w:tblPrEx>
              <w:tblW w:w="0" w:type="auto"/>
            </w:tblPrEx>
          </w:tblPrExChange>
        </w:tblPrEx>
        <w:trPr>
          <w:trHeight w:val="300"/>
          <w:ins w:id="973" w:author="Hoan Ng" w:date="2017-03-20T22:18:00Z"/>
          <w:del w:id="974" w:author="Ngoc Khai Nguyen" w:date="2019-07-05T23:18:00Z"/>
          <w:trPrChange w:id="975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976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695FC2AD" w14:textId="17C5CC2F" w:rsidR="005F3BAC" w:rsidRPr="005F3BAC" w:rsidDel="00DB3324" w:rsidRDefault="005F3BAC">
            <w:pPr>
              <w:rPr>
                <w:ins w:id="977" w:author="Hoan Ng" w:date="2017-03-20T22:18:00Z"/>
                <w:del w:id="978" w:author="Ngoc Khai Nguyen" w:date="2019-07-05T23:18:00Z"/>
                <w:b/>
                <w:bCs/>
              </w:rPr>
            </w:pPr>
            <w:ins w:id="979" w:author="Hoan Ng" w:date="2017-03-20T22:18:00Z">
              <w:del w:id="980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4702" w:type="dxa"/>
            <w:hideMark/>
            <w:tcPrChange w:id="981" w:author="Hoan Ng" w:date="2017-03-20T22:19:00Z">
              <w:tcPr>
                <w:tcW w:w="3340" w:type="dxa"/>
                <w:hideMark/>
              </w:tcPr>
            </w:tcPrChange>
          </w:tcPr>
          <w:p w14:paraId="19BC63E8" w14:textId="47B58A83" w:rsidR="005F3BAC" w:rsidRPr="005F3BAC" w:rsidDel="00DB3324" w:rsidRDefault="005F3BAC" w:rsidP="005F3BAC">
            <w:pPr>
              <w:rPr>
                <w:ins w:id="982" w:author="Hoan Ng" w:date="2017-03-20T22:18:00Z"/>
                <w:del w:id="983" w:author="Ngoc Khai Nguyen" w:date="2019-07-05T23:18:00Z"/>
                <w:b/>
                <w:bCs/>
              </w:rPr>
            </w:pPr>
            <w:ins w:id="984" w:author="Hoan Ng" w:date="2017-03-20T22:18:00Z">
              <w:del w:id="985" w:author="Ngoc Khai Nguyen" w:date="2019-07-05T23:18:00Z">
                <w:r w:rsidRPr="005F3BAC" w:rsidDel="00DB3324">
                  <w:rPr>
                    <w:b/>
                    <w:bCs/>
                  </w:rPr>
                  <w:delText>Module …</w:delText>
                </w:r>
              </w:del>
            </w:ins>
          </w:p>
        </w:tc>
        <w:tc>
          <w:tcPr>
            <w:tcW w:w="1027" w:type="dxa"/>
            <w:hideMark/>
            <w:tcPrChange w:id="986" w:author="Hoan Ng" w:date="2017-03-20T22:19:00Z">
              <w:tcPr>
                <w:tcW w:w="960" w:type="dxa"/>
                <w:hideMark/>
              </w:tcPr>
            </w:tcPrChange>
          </w:tcPr>
          <w:p w14:paraId="6B5174D3" w14:textId="130491B9" w:rsidR="005F3BAC" w:rsidRPr="005F3BAC" w:rsidDel="00DB3324" w:rsidRDefault="005F3BAC">
            <w:pPr>
              <w:rPr>
                <w:ins w:id="987" w:author="Hoan Ng" w:date="2017-03-20T22:18:00Z"/>
                <w:del w:id="988" w:author="Ngoc Khai Nguyen" w:date="2019-07-05T23:18:00Z"/>
                <w:b/>
                <w:bCs/>
              </w:rPr>
            </w:pPr>
            <w:ins w:id="989" w:author="Hoan Ng" w:date="2017-03-20T22:18:00Z">
              <w:del w:id="990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868" w:type="dxa"/>
            <w:hideMark/>
            <w:tcPrChange w:id="991" w:author="Hoan Ng" w:date="2017-03-20T22:19:00Z">
              <w:tcPr>
                <w:tcW w:w="960" w:type="dxa"/>
                <w:hideMark/>
              </w:tcPr>
            </w:tcPrChange>
          </w:tcPr>
          <w:p w14:paraId="2EFBAFAD" w14:textId="74F72673" w:rsidR="005F3BAC" w:rsidRPr="005F3BAC" w:rsidDel="00DB3324" w:rsidRDefault="005F3BAC">
            <w:pPr>
              <w:rPr>
                <w:ins w:id="992" w:author="Hoan Ng" w:date="2017-03-20T22:18:00Z"/>
                <w:del w:id="993" w:author="Ngoc Khai Nguyen" w:date="2019-07-05T23:18:00Z"/>
                <w:b/>
                <w:bCs/>
              </w:rPr>
            </w:pPr>
            <w:ins w:id="994" w:author="Hoan Ng" w:date="2017-03-20T22:18:00Z">
              <w:del w:id="995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978" w:type="dxa"/>
            <w:hideMark/>
            <w:tcPrChange w:id="996" w:author="Hoan Ng" w:date="2017-03-20T22:19:00Z">
              <w:tcPr>
                <w:tcW w:w="960" w:type="dxa"/>
                <w:hideMark/>
              </w:tcPr>
            </w:tcPrChange>
          </w:tcPr>
          <w:p w14:paraId="088F3E6B" w14:textId="19DF6A5D" w:rsidR="005F3BAC" w:rsidRPr="005F3BAC" w:rsidDel="00DB3324" w:rsidRDefault="005F3BAC">
            <w:pPr>
              <w:rPr>
                <w:ins w:id="997" w:author="Hoan Ng" w:date="2017-03-20T22:18:00Z"/>
                <w:del w:id="998" w:author="Ngoc Khai Nguyen" w:date="2019-07-05T23:18:00Z"/>
                <w:b/>
                <w:bCs/>
              </w:rPr>
            </w:pPr>
            <w:ins w:id="999" w:author="Hoan Ng" w:date="2017-03-20T22:18:00Z">
              <w:del w:id="1000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790" w:type="dxa"/>
            <w:hideMark/>
            <w:tcPrChange w:id="1001" w:author="Hoan Ng" w:date="2017-03-20T22:19:00Z">
              <w:tcPr>
                <w:tcW w:w="960" w:type="dxa"/>
                <w:hideMark/>
              </w:tcPr>
            </w:tcPrChange>
          </w:tcPr>
          <w:p w14:paraId="7A5A35AE" w14:textId="40E71E66" w:rsidR="005F3BAC" w:rsidRPr="005F3BAC" w:rsidDel="00DB3324" w:rsidRDefault="005F3BAC">
            <w:pPr>
              <w:rPr>
                <w:ins w:id="1002" w:author="Hoan Ng" w:date="2017-03-20T22:18:00Z"/>
                <w:del w:id="1003" w:author="Ngoc Khai Nguyen" w:date="2019-07-05T23:18:00Z"/>
                <w:b/>
                <w:bCs/>
              </w:rPr>
            </w:pPr>
            <w:ins w:id="1004" w:author="Hoan Ng" w:date="2017-03-20T22:18:00Z">
              <w:del w:id="1005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</w:tr>
      <w:tr w:rsidR="005F3BAC" w:rsidRPr="005F3BAC" w:rsidDel="00DB3324" w14:paraId="6BC2FD04" w14:textId="7180023B" w:rsidTr="005F3BAC">
        <w:tblPrEx>
          <w:tblW w:w="0" w:type="auto"/>
          <w:tblPrExChange w:id="1006" w:author="Hoan Ng" w:date="2017-03-20T22:19:00Z">
            <w:tblPrEx>
              <w:tblW w:w="0" w:type="auto"/>
            </w:tblPrEx>
          </w:tblPrExChange>
        </w:tblPrEx>
        <w:trPr>
          <w:trHeight w:val="300"/>
          <w:ins w:id="1007" w:author="Hoan Ng" w:date="2017-03-20T22:18:00Z"/>
          <w:del w:id="1008" w:author="Ngoc Khai Nguyen" w:date="2019-07-05T23:18:00Z"/>
          <w:trPrChange w:id="1009" w:author="Hoan Ng" w:date="2017-03-20T22:19:00Z">
            <w:trPr>
              <w:trHeight w:val="300"/>
            </w:trPr>
          </w:trPrChange>
        </w:trPr>
        <w:tc>
          <w:tcPr>
            <w:tcW w:w="9350" w:type="dxa"/>
            <w:gridSpan w:val="6"/>
            <w:hideMark/>
            <w:tcPrChange w:id="1010" w:author="Hoan Ng" w:date="2017-03-20T22:19:00Z">
              <w:tcPr>
                <w:tcW w:w="15320" w:type="dxa"/>
                <w:gridSpan w:val="7"/>
                <w:hideMark/>
              </w:tcPr>
            </w:tcPrChange>
          </w:tcPr>
          <w:p w14:paraId="7A99724D" w14:textId="6E2A8D6A" w:rsidR="005F3BAC" w:rsidRPr="005F3BAC" w:rsidDel="00DB3324" w:rsidRDefault="005F3BAC">
            <w:pPr>
              <w:rPr>
                <w:ins w:id="1011" w:author="Hoan Ng" w:date="2017-03-20T22:18:00Z"/>
                <w:del w:id="1012" w:author="Ngoc Khai Nguyen" w:date="2019-07-05T23:18:00Z"/>
                <w:b/>
                <w:bCs/>
              </w:rPr>
            </w:pPr>
            <w:ins w:id="1013" w:author="Hoan Ng" w:date="2017-03-20T22:18:00Z">
              <w:del w:id="1014" w:author="Ngoc Khai Nguyen" w:date="2019-07-05T23:18:00Z">
                <w:r w:rsidRPr="005F3BAC" w:rsidDel="00DB3324">
                  <w:rPr>
                    <w:b/>
                    <w:bCs/>
                  </w:rPr>
                  <w:delText>III. KIỂM THỬ</w:delText>
                </w:r>
              </w:del>
            </w:ins>
          </w:p>
        </w:tc>
      </w:tr>
      <w:tr w:rsidR="005F3BAC" w:rsidRPr="005F3BAC" w:rsidDel="00DB3324" w14:paraId="027CD017" w14:textId="251893C0" w:rsidTr="005F3BAC">
        <w:tblPrEx>
          <w:tblW w:w="0" w:type="auto"/>
          <w:tblPrExChange w:id="1015" w:author="Hoan Ng" w:date="2017-03-20T22:19:00Z">
            <w:tblPrEx>
              <w:tblW w:w="0" w:type="auto"/>
            </w:tblPrEx>
          </w:tblPrExChange>
        </w:tblPrEx>
        <w:trPr>
          <w:trHeight w:val="300"/>
          <w:ins w:id="1016" w:author="Hoan Ng" w:date="2017-03-20T22:18:00Z"/>
          <w:del w:id="1017" w:author="Ngoc Khai Nguyen" w:date="2019-07-05T23:18:00Z"/>
          <w:trPrChange w:id="1018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1019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327164D6" w14:textId="4D27E9E4" w:rsidR="005F3BAC" w:rsidRPr="005F3BAC" w:rsidDel="00DB3324" w:rsidRDefault="005F3BAC">
            <w:pPr>
              <w:rPr>
                <w:ins w:id="1020" w:author="Hoan Ng" w:date="2017-03-20T22:18:00Z"/>
                <w:del w:id="1021" w:author="Ngoc Khai Nguyen" w:date="2019-07-05T23:18:00Z"/>
                <w:b/>
                <w:bCs/>
              </w:rPr>
            </w:pPr>
            <w:ins w:id="1022" w:author="Hoan Ng" w:date="2017-03-20T22:18:00Z">
              <w:del w:id="1023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4702" w:type="dxa"/>
            <w:hideMark/>
            <w:tcPrChange w:id="1024" w:author="Hoan Ng" w:date="2017-03-20T22:19:00Z">
              <w:tcPr>
                <w:tcW w:w="3340" w:type="dxa"/>
                <w:hideMark/>
              </w:tcPr>
            </w:tcPrChange>
          </w:tcPr>
          <w:p w14:paraId="43362C40" w14:textId="5AC5D8EB" w:rsidR="005F3BAC" w:rsidRPr="005F3BAC" w:rsidDel="00DB3324" w:rsidRDefault="005F3BAC" w:rsidP="005F3BAC">
            <w:pPr>
              <w:rPr>
                <w:ins w:id="1025" w:author="Hoan Ng" w:date="2017-03-20T22:18:00Z"/>
                <w:del w:id="1026" w:author="Ngoc Khai Nguyen" w:date="2019-07-05T23:18:00Z"/>
                <w:b/>
                <w:bCs/>
              </w:rPr>
            </w:pPr>
            <w:ins w:id="1027" w:author="Hoan Ng" w:date="2017-03-20T22:18:00Z">
              <w:del w:id="1028" w:author="Ngoc Khai Nguyen" w:date="2019-07-05T23:18:00Z">
                <w:r w:rsidRPr="005F3BAC" w:rsidDel="00DB3324">
                  <w:rPr>
                    <w:b/>
                    <w:bCs/>
                  </w:rPr>
                  <w:delText>Module 1</w:delText>
                </w:r>
              </w:del>
            </w:ins>
          </w:p>
        </w:tc>
        <w:tc>
          <w:tcPr>
            <w:tcW w:w="1027" w:type="dxa"/>
            <w:hideMark/>
            <w:tcPrChange w:id="1029" w:author="Hoan Ng" w:date="2017-03-20T22:19:00Z">
              <w:tcPr>
                <w:tcW w:w="960" w:type="dxa"/>
                <w:hideMark/>
              </w:tcPr>
            </w:tcPrChange>
          </w:tcPr>
          <w:p w14:paraId="104C6A2C" w14:textId="1CDF82C8" w:rsidR="005F3BAC" w:rsidRPr="005F3BAC" w:rsidDel="00DB3324" w:rsidRDefault="005F3BAC">
            <w:pPr>
              <w:rPr>
                <w:ins w:id="1030" w:author="Hoan Ng" w:date="2017-03-20T22:18:00Z"/>
                <w:del w:id="1031" w:author="Ngoc Khai Nguyen" w:date="2019-07-05T23:18:00Z"/>
                <w:b/>
                <w:bCs/>
              </w:rPr>
            </w:pPr>
            <w:ins w:id="1032" w:author="Hoan Ng" w:date="2017-03-20T22:18:00Z">
              <w:del w:id="1033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868" w:type="dxa"/>
            <w:hideMark/>
            <w:tcPrChange w:id="1034" w:author="Hoan Ng" w:date="2017-03-20T22:19:00Z">
              <w:tcPr>
                <w:tcW w:w="960" w:type="dxa"/>
                <w:hideMark/>
              </w:tcPr>
            </w:tcPrChange>
          </w:tcPr>
          <w:p w14:paraId="5E91C212" w14:textId="7E09DB91" w:rsidR="005F3BAC" w:rsidRPr="005F3BAC" w:rsidDel="00DB3324" w:rsidRDefault="005F3BAC">
            <w:pPr>
              <w:rPr>
                <w:ins w:id="1035" w:author="Hoan Ng" w:date="2017-03-20T22:18:00Z"/>
                <w:del w:id="1036" w:author="Ngoc Khai Nguyen" w:date="2019-07-05T23:18:00Z"/>
                <w:b/>
                <w:bCs/>
              </w:rPr>
            </w:pPr>
            <w:ins w:id="1037" w:author="Hoan Ng" w:date="2017-03-20T22:18:00Z">
              <w:del w:id="1038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978" w:type="dxa"/>
            <w:hideMark/>
            <w:tcPrChange w:id="1039" w:author="Hoan Ng" w:date="2017-03-20T22:19:00Z">
              <w:tcPr>
                <w:tcW w:w="960" w:type="dxa"/>
                <w:hideMark/>
              </w:tcPr>
            </w:tcPrChange>
          </w:tcPr>
          <w:p w14:paraId="18CF0D33" w14:textId="41DF36F3" w:rsidR="005F3BAC" w:rsidRPr="005F3BAC" w:rsidDel="00DB3324" w:rsidRDefault="005F3BAC">
            <w:pPr>
              <w:rPr>
                <w:ins w:id="1040" w:author="Hoan Ng" w:date="2017-03-20T22:18:00Z"/>
                <w:del w:id="1041" w:author="Ngoc Khai Nguyen" w:date="2019-07-05T23:18:00Z"/>
                <w:b/>
                <w:bCs/>
              </w:rPr>
            </w:pPr>
            <w:ins w:id="1042" w:author="Hoan Ng" w:date="2017-03-20T22:18:00Z">
              <w:del w:id="1043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790" w:type="dxa"/>
            <w:hideMark/>
            <w:tcPrChange w:id="1044" w:author="Hoan Ng" w:date="2017-03-20T22:19:00Z">
              <w:tcPr>
                <w:tcW w:w="960" w:type="dxa"/>
                <w:hideMark/>
              </w:tcPr>
            </w:tcPrChange>
          </w:tcPr>
          <w:p w14:paraId="5A3A1D24" w14:textId="16FDE3CB" w:rsidR="005F3BAC" w:rsidRPr="005F3BAC" w:rsidDel="00DB3324" w:rsidRDefault="005F3BAC">
            <w:pPr>
              <w:rPr>
                <w:ins w:id="1045" w:author="Hoan Ng" w:date="2017-03-20T22:18:00Z"/>
                <w:del w:id="1046" w:author="Ngoc Khai Nguyen" w:date="2019-07-05T23:18:00Z"/>
                <w:b/>
                <w:bCs/>
              </w:rPr>
            </w:pPr>
            <w:ins w:id="1047" w:author="Hoan Ng" w:date="2017-03-20T22:18:00Z">
              <w:del w:id="1048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</w:tr>
      <w:tr w:rsidR="005F3BAC" w:rsidRPr="005F3BAC" w:rsidDel="00DB3324" w14:paraId="00826EA7" w14:textId="5632D926" w:rsidTr="005F3BAC">
        <w:tblPrEx>
          <w:tblW w:w="0" w:type="auto"/>
          <w:tblPrExChange w:id="1049" w:author="Hoan Ng" w:date="2017-03-20T22:19:00Z">
            <w:tblPrEx>
              <w:tblW w:w="0" w:type="auto"/>
            </w:tblPrEx>
          </w:tblPrExChange>
        </w:tblPrEx>
        <w:trPr>
          <w:trHeight w:val="300"/>
          <w:ins w:id="1050" w:author="Hoan Ng" w:date="2017-03-20T22:18:00Z"/>
          <w:del w:id="1051" w:author="Ngoc Khai Nguyen" w:date="2019-07-05T23:18:00Z"/>
          <w:trPrChange w:id="1052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1053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0947A5F3" w14:textId="177DEE3D" w:rsidR="005F3BAC" w:rsidRPr="005F3BAC" w:rsidDel="00DB3324" w:rsidRDefault="005F3BAC">
            <w:pPr>
              <w:rPr>
                <w:ins w:id="1054" w:author="Hoan Ng" w:date="2017-03-20T22:18:00Z"/>
                <w:del w:id="1055" w:author="Ngoc Khai Nguyen" w:date="2019-07-05T23:18:00Z"/>
                <w:b/>
                <w:bCs/>
              </w:rPr>
            </w:pPr>
            <w:ins w:id="1056" w:author="Hoan Ng" w:date="2017-03-20T22:18:00Z">
              <w:del w:id="1057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4702" w:type="dxa"/>
            <w:hideMark/>
            <w:tcPrChange w:id="1058" w:author="Hoan Ng" w:date="2017-03-20T22:19:00Z">
              <w:tcPr>
                <w:tcW w:w="3340" w:type="dxa"/>
                <w:hideMark/>
              </w:tcPr>
            </w:tcPrChange>
          </w:tcPr>
          <w:p w14:paraId="1CB61979" w14:textId="2EBC1F0F" w:rsidR="005F3BAC" w:rsidRPr="005F3BAC" w:rsidDel="00DB3324" w:rsidRDefault="005F3BAC" w:rsidP="005F3BAC">
            <w:pPr>
              <w:rPr>
                <w:ins w:id="1059" w:author="Hoan Ng" w:date="2017-03-20T22:18:00Z"/>
                <w:del w:id="1060" w:author="Ngoc Khai Nguyen" w:date="2019-07-05T23:18:00Z"/>
                <w:b/>
                <w:bCs/>
              </w:rPr>
            </w:pPr>
            <w:ins w:id="1061" w:author="Hoan Ng" w:date="2017-03-20T22:18:00Z">
              <w:del w:id="1062" w:author="Ngoc Khai Nguyen" w:date="2019-07-05T23:18:00Z">
                <w:r w:rsidRPr="005F3BAC" w:rsidDel="00DB3324">
                  <w:rPr>
                    <w:b/>
                    <w:bCs/>
                  </w:rPr>
                  <w:delText>Module 2</w:delText>
                </w:r>
              </w:del>
            </w:ins>
          </w:p>
        </w:tc>
        <w:tc>
          <w:tcPr>
            <w:tcW w:w="1027" w:type="dxa"/>
            <w:hideMark/>
            <w:tcPrChange w:id="1063" w:author="Hoan Ng" w:date="2017-03-20T22:19:00Z">
              <w:tcPr>
                <w:tcW w:w="960" w:type="dxa"/>
                <w:hideMark/>
              </w:tcPr>
            </w:tcPrChange>
          </w:tcPr>
          <w:p w14:paraId="10FBF84A" w14:textId="5F383EB7" w:rsidR="005F3BAC" w:rsidRPr="005F3BAC" w:rsidDel="00DB3324" w:rsidRDefault="005F3BAC">
            <w:pPr>
              <w:rPr>
                <w:ins w:id="1064" w:author="Hoan Ng" w:date="2017-03-20T22:18:00Z"/>
                <w:del w:id="1065" w:author="Ngoc Khai Nguyen" w:date="2019-07-05T23:18:00Z"/>
                <w:b/>
                <w:bCs/>
              </w:rPr>
            </w:pPr>
            <w:ins w:id="1066" w:author="Hoan Ng" w:date="2017-03-20T22:18:00Z">
              <w:del w:id="1067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868" w:type="dxa"/>
            <w:hideMark/>
            <w:tcPrChange w:id="1068" w:author="Hoan Ng" w:date="2017-03-20T22:19:00Z">
              <w:tcPr>
                <w:tcW w:w="960" w:type="dxa"/>
                <w:hideMark/>
              </w:tcPr>
            </w:tcPrChange>
          </w:tcPr>
          <w:p w14:paraId="2D70E219" w14:textId="7E18CDF1" w:rsidR="005F3BAC" w:rsidRPr="005F3BAC" w:rsidDel="00DB3324" w:rsidRDefault="005F3BAC">
            <w:pPr>
              <w:rPr>
                <w:ins w:id="1069" w:author="Hoan Ng" w:date="2017-03-20T22:18:00Z"/>
                <w:del w:id="1070" w:author="Ngoc Khai Nguyen" w:date="2019-07-05T23:18:00Z"/>
                <w:b/>
                <w:bCs/>
              </w:rPr>
            </w:pPr>
            <w:ins w:id="1071" w:author="Hoan Ng" w:date="2017-03-20T22:18:00Z">
              <w:del w:id="1072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978" w:type="dxa"/>
            <w:hideMark/>
            <w:tcPrChange w:id="1073" w:author="Hoan Ng" w:date="2017-03-20T22:19:00Z">
              <w:tcPr>
                <w:tcW w:w="960" w:type="dxa"/>
                <w:hideMark/>
              </w:tcPr>
            </w:tcPrChange>
          </w:tcPr>
          <w:p w14:paraId="5E9EA58B" w14:textId="0BFB8673" w:rsidR="005F3BAC" w:rsidRPr="005F3BAC" w:rsidDel="00DB3324" w:rsidRDefault="005F3BAC">
            <w:pPr>
              <w:rPr>
                <w:ins w:id="1074" w:author="Hoan Ng" w:date="2017-03-20T22:18:00Z"/>
                <w:del w:id="1075" w:author="Ngoc Khai Nguyen" w:date="2019-07-05T23:18:00Z"/>
                <w:b/>
                <w:bCs/>
              </w:rPr>
            </w:pPr>
            <w:ins w:id="1076" w:author="Hoan Ng" w:date="2017-03-20T22:18:00Z">
              <w:del w:id="1077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790" w:type="dxa"/>
            <w:hideMark/>
            <w:tcPrChange w:id="1078" w:author="Hoan Ng" w:date="2017-03-20T22:19:00Z">
              <w:tcPr>
                <w:tcW w:w="960" w:type="dxa"/>
                <w:hideMark/>
              </w:tcPr>
            </w:tcPrChange>
          </w:tcPr>
          <w:p w14:paraId="0741C07F" w14:textId="7C5EA6D3" w:rsidR="005F3BAC" w:rsidRPr="005F3BAC" w:rsidDel="00DB3324" w:rsidRDefault="005F3BAC">
            <w:pPr>
              <w:rPr>
                <w:ins w:id="1079" w:author="Hoan Ng" w:date="2017-03-20T22:18:00Z"/>
                <w:del w:id="1080" w:author="Ngoc Khai Nguyen" w:date="2019-07-05T23:18:00Z"/>
                <w:b/>
                <w:bCs/>
              </w:rPr>
            </w:pPr>
            <w:ins w:id="1081" w:author="Hoan Ng" w:date="2017-03-20T22:18:00Z">
              <w:del w:id="1082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</w:tr>
      <w:tr w:rsidR="005F3BAC" w:rsidRPr="005F3BAC" w:rsidDel="00DB3324" w14:paraId="1DC933D5" w14:textId="72054F93" w:rsidTr="005F3BAC">
        <w:tblPrEx>
          <w:tblW w:w="0" w:type="auto"/>
          <w:tblPrExChange w:id="1083" w:author="Hoan Ng" w:date="2017-03-20T22:19:00Z">
            <w:tblPrEx>
              <w:tblW w:w="0" w:type="auto"/>
            </w:tblPrEx>
          </w:tblPrExChange>
        </w:tblPrEx>
        <w:trPr>
          <w:trHeight w:val="300"/>
          <w:ins w:id="1084" w:author="Hoan Ng" w:date="2017-03-20T22:18:00Z"/>
          <w:del w:id="1085" w:author="Ngoc Khai Nguyen" w:date="2019-07-05T23:18:00Z"/>
          <w:trPrChange w:id="1086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1087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26DBBE15" w14:textId="50BC6A94" w:rsidR="005F3BAC" w:rsidRPr="005F3BAC" w:rsidDel="00DB3324" w:rsidRDefault="005F3BAC">
            <w:pPr>
              <w:rPr>
                <w:ins w:id="1088" w:author="Hoan Ng" w:date="2017-03-20T22:18:00Z"/>
                <w:del w:id="1089" w:author="Ngoc Khai Nguyen" w:date="2019-07-05T23:18:00Z"/>
                <w:b/>
                <w:bCs/>
              </w:rPr>
            </w:pPr>
            <w:ins w:id="1090" w:author="Hoan Ng" w:date="2017-03-20T22:18:00Z">
              <w:del w:id="1091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4702" w:type="dxa"/>
            <w:hideMark/>
            <w:tcPrChange w:id="1092" w:author="Hoan Ng" w:date="2017-03-20T22:19:00Z">
              <w:tcPr>
                <w:tcW w:w="3340" w:type="dxa"/>
                <w:hideMark/>
              </w:tcPr>
            </w:tcPrChange>
          </w:tcPr>
          <w:p w14:paraId="5717F50F" w14:textId="23CA2724" w:rsidR="005F3BAC" w:rsidRPr="005F3BAC" w:rsidDel="00DB3324" w:rsidRDefault="005F3BAC" w:rsidP="005F3BAC">
            <w:pPr>
              <w:rPr>
                <w:ins w:id="1093" w:author="Hoan Ng" w:date="2017-03-20T22:18:00Z"/>
                <w:del w:id="1094" w:author="Ngoc Khai Nguyen" w:date="2019-07-05T23:18:00Z"/>
                <w:b/>
                <w:bCs/>
              </w:rPr>
            </w:pPr>
            <w:ins w:id="1095" w:author="Hoan Ng" w:date="2017-03-20T22:18:00Z">
              <w:del w:id="1096" w:author="Ngoc Khai Nguyen" w:date="2019-07-05T23:18:00Z">
                <w:r w:rsidRPr="005F3BAC" w:rsidDel="00DB3324">
                  <w:rPr>
                    <w:b/>
                    <w:bCs/>
                  </w:rPr>
                  <w:delText>Module 3</w:delText>
                </w:r>
              </w:del>
            </w:ins>
          </w:p>
        </w:tc>
        <w:tc>
          <w:tcPr>
            <w:tcW w:w="1027" w:type="dxa"/>
            <w:hideMark/>
            <w:tcPrChange w:id="1097" w:author="Hoan Ng" w:date="2017-03-20T22:19:00Z">
              <w:tcPr>
                <w:tcW w:w="960" w:type="dxa"/>
                <w:hideMark/>
              </w:tcPr>
            </w:tcPrChange>
          </w:tcPr>
          <w:p w14:paraId="4D212617" w14:textId="13DC3856" w:rsidR="005F3BAC" w:rsidRPr="005F3BAC" w:rsidDel="00DB3324" w:rsidRDefault="005F3BAC">
            <w:pPr>
              <w:rPr>
                <w:ins w:id="1098" w:author="Hoan Ng" w:date="2017-03-20T22:18:00Z"/>
                <w:del w:id="1099" w:author="Ngoc Khai Nguyen" w:date="2019-07-05T23:18:00Z"/>
                <w:b/>
                <w:bCs/>
              </w:rPr>
            </w:pPr>
            <w:ins w:id="1100" w:author="Hoan Ng" w:date="2017-03-20T22:18:00Z">
              <w:del w:id="1101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868" w:type="dxa"/>
            <w:hideMark/>
            <w:tcPrChange w:id="1102" w:author="Hoan Ng" w:date="2017-03-20T22:19:00Z">
              <w:tcPr>
                <w:tcW w:w="960" w:type="dxa"/>
                <w:hideMark/>
              </w:tcPr>
            </w:tcPrChange>
          </w:tcPr>
          <w:p w14:paraId="0BBF163A" w14:textId="35A172E3" w:rsidR="005F3BAC" w:rsidRPr="005F3BAC" w:rsidDel="00DB3324" w:rsidRDefault="005F3BAC">
            <w:pPr>
              <w:rPr>
                <w:ins w:id="1103" w:author="Hoan Ng" w:date="2017-03-20T22:18:00Z"/>
                <w:del w:id="1104" w:author="Ngoc Khai Nguyen" w:date="2019-07-05T23:18:00Z"/>
                <w:b/>
                <w:bCs/>
              </w:rPr>
            </w:pPr>
            <w:ins w:id="1105" w:author="Hoan Ng" w:date="2017-03-20T22:18:00Z">
              <w:del w:id="1106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978" w:type="dxa"/>
            <w:hideMark/>
            <w:tcPrChange w:id="1107" w:author="Hoan Ng" w:date="2017-03-20T22:19:00Z">
              <w:tcPr>
                <w:tcW w:w="960" w:type="dxa"/>
                <w:hideMark/>
              </w:tcPr>
            </w:tcPrChange>
          </w:tcPr>
          <w:p w14:paraId="3CC468B1" w14:textId="48FD3829" w:rsidR="005F3BAC" w:rsidRPr="005F3BAC" w:rsidDel="00DB3324" w:rsidRDefault="005F3BAC">
            <w:pPr>
              <w:rPr>
                <w:ins w:id="1108" w:author="Hoan Ng" w:date="2017-03-20T22:18:00Z"/>
                <w:del w:id="1109" w:author="Ngoc Khai Nguyen" w:date="2019-07-05T23:18:00Z"/>
                <w:b/>
                <w:bCs/>
              </w:rPr>
            </w:pPr>
            <w:ins w:id="1110" w:author="Hoan Ng" w:date="2017-03-20T22:18:00Z">
              <w:del w:id="1111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790" w:type="dxa"/>
            <w:hideMark/>
            <w:tcPrChange w:id="1112" w:author="Hoan Ng" w:date="2017-03-20T22:19:00Z">
              <w:tcPr>
                <w:tcW w:w="960" w:type="dxa"/>
                <w:hideMark/>
              </w:tcPr>
            </w:tcPrChange>
          </w:tcPr>
          <w:p w14:paraId="55F11BED" w14:textId="4BCF7D43" w:rsidR="005F3BAC" w:rsidRPr="005F3BAC" w:rsidDel="00DB3324" w:rsidRDefault="005F3BAC">
            <w:pPr>
              <w:rPr>
                <w:ins w:id="1113" w:author="Hoan Ng" w:date="2017-03-20T22:18:00Z"/>
                <w:del w:id="1114" w:author="Ngoc Khai Nguyen" w:date="2019-07-05T23:18:00Z"/>
                <w:b/>
                <w:bCs/>
              </w:rPr>
            </w:pPr>
            <w:ins w:id="1115" w:author="Hoan Ng" w:date="2017-03-20T22:18:00Z">
              <w:del w:id="1116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</w:tr>
      <w:tr w:rsidR="005F3BAC" w:rsidRPr="005F3BAC" w:rsidDel="00DB3324" w14:paraId="41F11205" w14:textId="28439CB7" w:rsidTr="005F3BAC">
        <w:tblPrEx>
          <w:tblW w:w="0" w:type="auto"/>
          <w:tblPrExChange w:id="1117" w:author="Hoan Ng" w:date="2017-03-20T22:19:00Z">
            <w:tblPrEx>
              <w:tblW w:w="0" w:type="auto"/>
            </w:tblPrEx>
          </w:tblPrExChange>
        </w:tblPrEx>
        <w:trPr>
          <w:trHeight w:val="300"/>
          <w:ins w:id="1118" w:author="Hoan Ng" w:date="2017-03-20T22:18:00Z"/>
          <w:del w:id="1119" w:author="Ngoc Khai Nguyen" w:date="2019-07-05T23:18:00Z"/>
          <w:trPrChange w:id="1120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1121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4AD638F6" w14:textId="0A1858A5" w:rsidR="005F3BAC" w:rsidRPr="005F3BAC" w:rsidDel="00DB3324" w:rsidRDefault="005F3BAC">
            <w:pPr>
              <w:rPr>
                <w:ins w:id="1122" w:author="Hoan Ng" w:date="2017-03-20T22:18:00Z"/>
                <w:del w:id="1123" w:author="Ngoc Khai Nguyen" w:date="2019-07-05T23:18:00Z"/>
                <w:b/>
                <w:bCs/>
              </w:rPr>
            </w:pPr>
            <w:ins w:id="1124" w:author="Hoan Ng" w:date="2017-03-20T22:18:00Z">
              <w:del w:id="1125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4702" w:type="dxa"/>
            <w:hideMark/>
            <w:tcPrChange w:id="1126" w:author="Hoan Ng" w:date="2017-03-20T22:19:00Z">
              <w:tcPr>
                <w:tcW w:w="3340" w:type="dxa"/>
                <w:hideMark/>
              </w:tcPr>
            </w:tcPrChange>
          </w:tcPr>
          <w:p w14:paraId="17541341" w14:textId="161D92D8" w:rsidR="005F3BAC" w:rsidRPr="005F3BAC" w:rsidDel="00DB3324" w:rsidRDefault="005F3BAC" w:rsidP="005F3BAC">
            <w:pPr>
              <w:rPr>
                <w:ins w:id="1127" w:author="Hoan Ng" w:date="2017-03-20T22:18:00Z"/>
                <w:del w:id="1128" w:author="Ngoc Khai Nguyen" w:date="2019-07-05T23:18:00Z"/>
                <w:b/>
                <w:bCs/>
              </w:rPr>
            </w:pPr>
            <w:ins w:id="1129" w:author="Hoan Ng" w:date="2017-03-20T22:18:00Z">
              <w:del w:id="1130" w:author="Ngoc Khai Nguyen" w:date="2019-07-05T23:18:00Z">
                <w:r w:rsidRPr="005F3BAC" w:rsidDel="00DB3324">
                  <w:rPr>
                    <w:b/>
                    <w:bCs/>
                  </w:rPr>
                  <w:delText>Module …</w:delText>
                </w:r>
              </w:del>
            </w:ins>
          </w:p>
        </w:tc>
        <w:tc>
          <w:tcPr>
            <w:tcW w:w="1027" w:type="dxa"/>
            <w:hideMark/>
            <w:tcPrChange w:id="1131" w:author="Hoan Ng" w:date="2017-03-20T22:19:00Z">
              <w:tcPr>
                <w:tcW w:w="960" w:type="dxa"/>
                <w:hideMark/>
              </w:tcPr>
            </w:tcPrChange>
          </w:tcPr>
          <w:p w14:paraId="0F736EF2" w14:textId="4DCCA56B" w:rsidR="005F3BAC" w:rsidRPr="005F3BAC" w:rsidDel="00DB3324" w:rsidRDefault="005F3BAC">
            <w:pPr>
              <w:rPr>
                <w:ins w:id="1132" w:author="Hoan Ng" w:date="2017-03-20T22:18:00Z"/>
                <w:del w:id="1133" w:author="Ngoc Khai Nguyen" w:date="2019-07-05T23:18:00Z"/>
                <w:b/>
                <w:bCs/>
              </w:rPr>
            </w:pPr>
            <w:ins w:id="1134" w:author="Hoan Ng" w:date="2017-03-20T22:18:00Z">
              <w:del w:id="1135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868" w:type="dxa"/>
            <w:hideMark/>
            <w:tcPrChange w:id="1136" w:author="Hoan Ng" w:date="2017-03-20T22:19:00Z">
              <w:tcPr>
                <w:tcW w:w="960" w:type="dxa"/>
                <w:hideMark/>
              </w:tcPr>
            </w:tcPrChange>
          </w:tcPr>
          <w:p w14:paraId="5A73F495" w14:textId="05435833" w:rsidR="005F3BAC" w:rsidRPr="005F3BAC" w:rsidDel="00DB3324" w:rsidRDefault="005F3BAC">
            <w:pPr>
              <w:rPr>
                <w:ins w:id="1137" w:author="Hoan Ng" w:date="2017-03-20T22:18:00Z"/>
                <w:del w:id="1138" w:author="Ngoc Khai Nguyen" w:date="2019-07-05T23:18:00Z"/>
                <w:b/>
                <w:bCs/>
              </w:rPr>
            </w:pPr>
            <w:ins w:id="1139" w:author="Hoan Ng" w:date="2017-03-20T22:18:00Z">
              <w:del w:id="1140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978" w:type="dxa"/>
            <w:hideMark/>
            <w:tcPrChange w:id="1141" w:author="Hoan Ng" w:date="2017-03-20T22:19:00Z">
              <w:tcPr>
                <w:tcW w:w="960" w:type="dxa"/>
                <w:hideMark/>
              </w:tcPr>
            </w:tcPrChange>
          </w:tcPr>
          <w:p w14:paraId="2D7ADA96" w14:textId="7587887E" w:rsidR="005F3BAC" w:rsidRPr="005F3BAC" w:rsidDel="00DB3324" w:rsidRDefault="005F3BAC">
            <w:pPr>
              <w:rPr>
                <w:ins w:id="1142" w:author="Hoan Ng" w:date="2017-03-20T22:18:00Z"/>
                <w:del w:id="1143" w:author="Ngoc Khai Nguyen" w:date="2019-07-05T23:18:00Z"/>
                <w:b/>
                <w:bCs/>
              </w:rPr>
            </w:pPr>
            <w:ins w:id="1144" w:author="Hoan Ng" w:date="2017-03-20T22:18:00Z">
              <w:del w:id="1145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790" w:type="dxa"/>
            <w:hideMark/>
            <w:tcPrChange w:id="1146" w:author="Hoan Ng" w:date="2017-03-20T22:19:00Z">
              <w:tcPr>
                <w:tcW w:w="960" w:type="dxa"/>
                <w:hideMark/>
              </w:tcPr>
            </w:tcPrChange>
          </w:tcPr>
          <w:p w14:paraId="5D2079E4" w14:textId="7FB6F0DF" w:rsidR="005F3BAC" w:rsidRPr="005F3BAC" w:rsidDel="00DB3324" w:rsidRDefault="005F3BAC">
            <w:pPr>
              <w:rPr>
                <w:ins w:id="1147" w:author="Hoan Ng" w:date="2017-03-20T22:18:00Z"/>
                <w:del w:id="1148" w:author="Ngoc Khai Nguyen" w:date="2019-07-05T23:18:00Z"/>
                <w:b/>
                <w:bCs/>
              </w:rPr>
            </w:pPr>
            <w:ins w:id="1149" w:author="Hoan Ng" w:date="2017-03-20T22:18:00Z">
              <w:del w:id="1150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</w:tr>
      <w:tr w:rsidR="005F3BAC" w:rsidRPr="005F3BAC" w:rsidDel="00DB3324" w14:paraId="2155419A" w14:textId="3CF7871D" w:rsidTr="005F3BAC">
        <w:tblPrEx>
          <w:tblW w:w="0" w:type="auto"/>
          <w:tblPrExChange w:id="1151" w:author="Hoan Ng" w:date="2017-03-20T22:19:00Z">
            <w:tblPrEx>
              <w:tblW w:w="0" w:type="auto"/>
            </w:tblPrEx>
          </w:tblPrExChange>
        </w:tblPrEx>
        <w:trPr>
          <w:trHeight w:val="300"/>
          <w:ins w:id="1152" w:author="Hoan Ng" w:date="2017-03-20T22:18:00Z"/>
          <w:del w:id="1153" w:author="Ngoc Khai Nguyen" w:date="2019-07-05T23:18:00Z"/>
          <w:trPrChange w:id="1154" w:author="Hoan Ng" w:date="2017-03-20T22:19:00Z">
            <w:trPr>
              <w:trHeight w:val="300"/>
            </w:trPr>
          </w:trPrChange>
        </w:trPr>
        <w:tc>
          <w:tcPr>
            <w:tcW w:w="9350" w:type="dxa"/>
            <w:gridSpan w:val="6"/>
            <w:hideMark/>
            <w:tcPrChange w:id="1155" w:author="Hoan Ng" w:date="2017-03-20T22:19:00Z">
              <w:tcPr>
                <w:tcW w:w="15320" w:type="dxa"/>
                <w:gridSpan w:val="7"/>
                <w:hideMark/>
              </w:tcPr>
            </w:tcPrChange>
          </w:tcPr>
          <w:p w14:paraId="584D1CC3" w14:textId="6D504F1A" w:rsidR="005F3BAC" w:rsidRPr="005F3BAC" w:rsidDel="00DB3324" w:rsidRDefault="005F3BAC">
            <w:pPr>
              <w:rPr>
                <w:ins w:id="1156" w:author="Hoan Ng" w:date="2017-03-20T22:18:00Z"/>
                <w:del w:id="1157" w:author="Ngoc Khai Nguyen" w:date="2019-07-05T23:18:00Z"/>
                <w:b/>
                <w:bCs/>
              </w:rPr>
            </w:pPr>
            <w:ins w:id="1158" w:author="Hoan Ng" w:date="2017-03-20T22:18:00Z">
              <w:del w:id="1159" w:author="Ngoc Khai Nguyen" w:date="2019-07-05T23:18:00Z">
                <w:r w:rsidRPr="005F3BAC" w:rsidDel="00DB3324">
                  <w:rPr>
                    <w:b/>
                    <w:bCs/>
                  </w:rPr>
                  <w:delText>IV. NỘP BÁO CÁO TIẾN ĐỘ &amp; SẢN PHẨM…</w:delText>
                </w:r>
              </w:del>
            </w:ins>
          </w:p>
        </w:tc>
      </w:tr>
      <w:tr w:rsidR="005F3BAC" w:rsidRPr="005F3BAC" w:rsidDel="00DB3324" w14:paraId="08A95BAF" w14:textId="0F5A473A" w:rsidTr="005F3BAC">
        <w:tblPrEx>
          <w:tblW w:w="0" w:type="auto"/>
          <w:tblPrExChange w:id="1160" w:author="Hoan Ng" w:date="2017-03-20T22:19:00Z">
            <w:tblPrEx>
              <w:tblW w:w="0" w:type="auto"/>
            </w:tblPrEx>
          </w:tblPrExChange>
        </w:tblPrEx>
        <w:trPr>
          <w:trHeight w:val="300"/>
          <w:ins w:id="1161" w:author="Hoan Ng" w:date="2017-03-20T22:18:00Z"/>
          <w:del w:id="1162" w:author="Ngoc Khai Nguyen" w:date="2019-07-05T23:18:00Z"/>
          <w:trPrChange w:id="1163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1164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5EC285D6" w14:textId="556E0AAA" w:rsidR="005F3BAC" w:rsidRPr="005F3BAC" w:rsidDel="00DB3324" w:rsidRDefault="005F3BAC">
            <w:pPr>
              <w:rPr>
                <w:ins w:id="1165" w:author="Hoan Ng" w:date="2017-03-20T22:18:00Z"/>
                <w:del w:id="1166" w:author="Ngoc Khai Nguyen" w:date="2019-07-05T23:18:00Z"/>
                <w:b/>
                <w:bCs/>
              </w:rPr>
            </w:pPr>
            <w:ins w:id="1167" w:author="Hoan Ng" w:date="2017-03-20T22:18:00Z">
              <w:del w:id="1168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4702" w:type="dxa"/>
            <w:hideMark/>
            <w:tcPrChange w:id="1169" w:author="Hoan Ng" w:date="2017-03-20T22:19:00Z">
              <w:tcPr>
                <w:tcW w:w="3340" w:type="dxa"/>
                <w:hideMark/>
              </w:tcPr>
            </w:tcPrChange>
          </w:tcPr>
          <w:p w14:paraId="67955B3A" w14:textId="55487F59" w:rsidR="005F3BAC" w:rsidRPr="005F3BAC" w:rsidDel="00DB3324" w:rsidRDefault="005F3BAC" w:rsidP="005F3BAC">
            <w:pPr>
              <w:rPr>
                <w:ins w:id="1170" w:author="Hoan Ng" w:date="2017-03-20T22:18:00Z"/>
                <w:del w:id="1171" w:author="Ngoc Khai Nguyen" w:date="2019-07-05T23:18:00Z"/>
                <w:b/>
                <w:bCs/>
              </w:rPr>
            </w:pPr>
            <w:ins w:id="1172" w:author="Hoan Ng" w:date="2017-03-20T22:18:00Z">
              <w:del w:id="1173" w:author="Ngoc Khai Nguyen" w:date="2019-07-05T23:18:00Z">
                <w:r w:rsidRPr="005F3BAC" w:rsidDel="00DB3324">
                  <w:rPr>
                    <w:b/>
                    <w:bCs/>
                  </w:rPr>
                  <w:delText>Nộp lần 1</w:delText>
                </w:r>
              </w:del>
            </w:ins>
          </w:p>
        </w:tc>
        <w:tc>
          <w:tcPr>
            <w:tcW w:w="1027" w:type="dxa"/>
            <w:hideMark/>
            <w:tcPrChange w:id="1174" w:author="Hoan Ng" w:date="2017-03-20T22:19:00Z">
              <w:tcPr>
                <w:tcW w:w="960" w:type="dxa"/>
                <w:hideMark/>
              </w:tcPr>
            </w:tcPrChange>
          </w:tcPr>
          <w:p w14:paraId="67D99CE8" w14:textId="17004725" w:rsidR="005F3BAC" w:rsidRPr="005F3BAC" w:rsidDel="00DB3324" w:rsidRDefault="005F3BAC">
            <w:pPr>
              <w:rPr>
                <w:ins w:id="1175" w:author="Hoan Ng" w:date="2017-03-20T22:18:00Z"/>
                <w:del w:id="1176" w:author="Ngoc Khai Nguyen" w:date="2019-07-05T23:18:00Z"/>
                <w:b/>
                <w:bCs/>
              </w:rPr>
            </w:pPr>
            <w:ins w:id="1177" w:author="Hoan Ng" w:date="2017-03-20T22:18:00Z">
              <w:del w:id="1178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868" w:type="dxa"/>
            <w:hideMark/>
            <w:tcPrChange w:id="1179" w:author="Hoan Ng" w:date="2017-03-20T22:19:00Z">
              <w:tcPr>
                <w:tcW w:w="960" w:type="dxa"/>
                <w:hideMark/>
              </w:tcPr>
            </w:tcPrChange>
          </w:tcPr>
          <w:p w14:paraId="22654C25" w14:textId="658FCC8C" w:rsidR="005F3BAC" w:rsidRPr="005F3BAC" w:rsidDel="00DB3324" w:rsidRDefault="005F3BAC">
            <w:pPr>
              <w:rPr>
                <w:ins w:id="1180" w:author="Hoan Ng" w:date="2017-03-20T22:18:00Z"/>
                <w:del w:id="1181" w:author="Ngoc Khai Nguyen" w:date="2019-07-05T23:18:00Z"/>
                <w:b/>
                <w:bCs/>
              </w:rPr>
            </w:pPr>
            <w:ins w:id="1182" w:author="Hoan Ng" w:date="2017-03-20T22:18:00Z">
              <w:del w:id="1183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978" w:type="dxa"/>
            <w:hideMark/>
            <w:tcPrChange w:id="1184" w:author="Hoan Ng" w:date="2017-03-20T22:19:00Z">
              <w:tcPr>
                <w:tcW w:w="960" w:type="dxa"/>
                <w:hideMark/>
              </w:tcPr>
            </w:tcPrChange>
          </w:tcPr>
          <w:p w14:paraId="2326F572" w14:textId="1861352C" w:rsidR="005F3BAC" w:rsidRPr="005F3BAC" w:rsidDel="00DB3324" w:rsidRDefault="005F3BAC">
            <w:pPr>
              <w:rPr>
                <w:ins w:id="1185" w:author="Hoan Ng" w:date="2017-03-20T22:18:00Z"/>
                <w:del w:id="1186" w:author="Ngoc Khai Nguyen" w:date="2019-07-05T23:18:00Z"/>
                <w:b/>
                <w:bCs/>
              </w:rPr>
            </w:pPr>
            <w:ins w:id="1187" w:author="Hoan Ng" w:date="2017-03-20T22:18:00Z">
              <w:del w:id="1188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790" w:type="dxa"/>
            <w:hideMark/>
            <w:tcPrChange w:id="1189" w:author="Hoan Ng" w:date="2017-03-20T22:19:00Z">
              <w:tcPr>
                <w:tcW w:w="960" w:type="dxa"/>
                <w:hideMark/>
              </w:tcPr>
            </w:tcPrChange>
          </w:tcPr>
          <w:p w14:paraId="28A2CD43" w14:textId="4570B19A" w:rsidR="005F3BAC" w:rsidRPr="005F3BAC" w:rsidDel="00DB3324" w:rsidRDefault="005F3BAC">
            <w:pPr>
              <w:rPr>
                <w:ins w:id="1190" w:author="Hoan Ng" w:date="2017-03-20T22:18:00Z"/>
                <w:del w:id="1191" w:author="Ngoc Khai Nguyen" w:date="2019-07-05T23:18:00Z"/>
                <w:b/>
                <w:bCs/>
              </w:rPr>
            </w:pPr>
            <w:ins w:id="1192" w:author="Hoan Ng" w:date="2017-03-20T22:18:00Z">
              <w:del w:id="1193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</w:tr>
      <w:tr w:rsidR="005F3BAC" w:rsidRPr="005F3BAC" w:rsidDel="00DB3324" w14:paraId="6B5C81B7" w14:textId="072A3822" w:rsidTr="005F3BAC">
        <w:tblPrEx>
          <w:tblW w:w="0" w:type="auto"/>
          <w:tblPrExChange w:id="1194" w:author="Hoan Ng" w:date="2017-03-20T22:19:00Z">
            <w:tblPrEx>
              <w:tblW w:w="0" w:type="auto"/>
            </w:tblPrEx>
          </w:tblPrExChange>
        </w:tblPrEx>
        <w:trPr>
          <w:trHeight w:val="300"/>
          <w:ins w:id="1195" w:author="Hoan Ng" w:date="2017-03-20T22:18:00Z"/>
          <w:del w:id="1196" w:author="Ngoc Khai Nguyen" w:date="2019-07-05T23:18:00Z"/>
          <w:trPrChange w:id="1197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1198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642F01F8" w14:textId="4BB2C38A" w:rsidR="005F3BAC" w:rsidRPr="005F3BAC" w:rsidDel="00DB3324" w:rsidRDefault="005F3BAC">
            <w:pPr>
              <w:rPr>
                <w:ins w:id="1199" w:author="Hoan Ng" w:date="2017-03-20T22:18:00Z"/>
                <w:del w:id="1200" w:author="Ngoc Khai Nguyen" w:date="2019-07-05T23:18:00Z"/>
                <w:b/>
                <w:bCs/>
              </w:rPr>
            </w:pPr>
            <w:ins w:id="1201" w:author="Hoan Ng" w:date="2017-03-20T22:18:00Z">
              <w:del w:id="1202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4702" w:type="dxa"/>
            <w:hideMark/>
            <w:tcPrChange w:id="1203" w:author="Hoan Ng" w:date="2017-03-20T22:19:00Z">
              <w:tcPr>
                <w:tcW w:w="3340" w:type="dxa"/>
                <w:hideMark/>
              </w:tcPr>
            </w:tcPrChange>
          </w:tcPr>
          <w:p w14:paraId="7A6B662D" w14:textId="4A815746" w:rsidR="005F3BAC" w:rsidRPr="005F3BAC" w:rsidDel="00DB3324" w:rsidRDefault="005F3BAC" w:rsidP="005F3BAC">
            <w:pPr>
              <w:rPr>
                <w:ins w:id="1204" w:author="Hoan Ng" w:date="2017-03-20T22:18:00Z"/>
                <w:del w:id="1205" w:author="Ngoc Khai Nguyen" w:date="2019-07-05T23:18:00Z"/>
                <w:b/>
                <w:bCs/>
              </w:rPr>
            </w:pPr>
            <w:ins w:id="1206" w:author="Hoan Ng" w:date="2017-03-20T22:18:00Z">
              <w:del w:id="1207" w:author="Ngoc Khai Nguyen" w:date="2019-07-05T23:18:00Z">
                <w:r w:rsidRPr="005F3BAC" w:rsidDel="00DB3324">
                  <w:rPr>
                    <w:b/>
                    <w:bCs/>
                  </w:rPr>
                  <w:delText>Nộp lần 2</w:delText>
                </w:r>
              </w:del>
            </w:ins>
          </w:p>
        </w:tc>
        <w:tc>
          <w:tcPr>
            <w:tcW w:w="1027" w:type="dxa"/>
            <w:hideMark/>
            <w:tcPrChange w:id="1208" w:author="Hoan Ng" w:date="2017-03-20T22:19:00Z">
              <w:tcPr>
                <w:tcW w:w="960" w:type="dxa"/>
                <w:hideMark/>
              </w:tcPr>
            </w:tcPrChange>
          </w:tcPr>
          <w:p w14:paraId="053BB972" w14:textId="51CDB583" w:rsidR="005F3BAC" w:rsidRPr="005F3BAC" w:rsidDel="00DB3324" w:rsidRDefault="005F3BAC">
            <w:pPr>
              <w:rPr>
                <w:ins w:id="1209" w:author="Hoan Ng" w:date="2017-03-20T22:18:00Z"/>
                <w:del w:id="1210" w:author="Ngoc Khai Nguyen" w:date="2019-07-05T23:18:00Z"/>
                <w:b/>
                <w:bCs/>
              </w:rPr>
            </w:pPr>
            <w:ins w:id="1211" w:author="Hoan Ng" w:date="2017-03-20T22:18:00Z">
              <w:del w:id="1212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868" w:type="dxa"/>
            <w:hideMark/>
            <w:tcPrChange w:id="1213" w:author="Hoan Ng" w:date="2017-03-20T22:19:00Z">
              <w:tcPr>
                <w:tcW w:w="960" w:type="dxa"/>
                <w:hideMark/>
              </w:tcPr>
            </w:tcPrChange>
          </w:tcPr>
          <w:p w14:paraId="5F460FDF" w14:textId="6AA6ACC5" w:rsidR="005F3BAC" w:rsidRPr="005F3BAC" w:rsidDel="00DB3324" w:rsidRDefault="005F3BAC">
            <w:pPr>
              <w:rPr>
                <w:ins w:id="1214" w:author="Hoan Ng" w:date="2017-03-20T22:18:00Z"/>
                <w:del w:id="1215" w:author="Ngoc Khai Nguyen" w:date="2019-07-05T23:18:00Z"/>
                <w:b/>
                <w:bCs/>
              </w:rPr>
            </w:pPr>
            <w:ins w:id="1216" w:author="Hoan Ng" w:date="2017-03-20T22:18:00Z">
              <w:del w:id="1217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978" w:type="dxa"/>
            <w:hideMark/>
            <w:tcPrChange w:id="1218" w:author="Hoan Ng" w:date="2017-03-20T22:19:00Z">
              <w:tcPr>
                <w:tcW w:w="960" w:type="dxa"/>
                <w:hideMark/>
              </w:tcPr>
            </w:tcPrChange>
          </w:tcPr>
          <w:p w14:paraId="1DDBC677" w14:textId="668CFBBD" w:rsidR="005F3BAC" w:rsidRPr="005F3BAC" w:rsidDel="00DB3324" w:rsidRDefault="005F3BAC">
            <w:pPr>
              <w:rPr>
                <w:ins w:id="1219" w:author="Hoan Ng" w:date="2017-03-20T22:18:00Z"/>
                <w:del w:id="1220" w:author="Ngoc Khai Nguyen" w:date="2019-07-05T23:18:00Z"/>
                <w:b/>
                <w:bCs/>
              </w:rPr>
            </w:pPr>
            <w:ins w:id="1221" w:author="Hoan Ng" w:date="2017-03-20T22:18:00Z">
              <w:del w:id="1222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790" w:type="dxa"/>
            <w:hideMark/>
            <w:tcPrChange w:id="1223" w:author="Hoan Ng" w:date="2017-03-20T22:19:00Z">
              <w:tcPr>
                <w:tcW w:w="960" w:type="dxa"/>
                <w:hideMark/>
              </w:tcPr>
            </w:tcPrChange>
          </w:tcPr>
          <w:p w14:paraId="13597EA7" w14:textId="75DF00AF" w:rsidR="005F3BAC" w:rsidRPr="005F3BAC" w:rsidDel="00DB3324" w:rsidRDefault="005F3BAC">
            <w:pPr>
              <w:rPr>
                <w:ins w:id="1224" w:author="Hoan Ng" w:date="2017-03-20T22:18:00Z"/>
                <w:del w:id="1225" w:author="Ngoc Khai Nguyen" w:date="2019-07-05T23:18:00Z"/>
                <w:b/>
                <w:bCs/>
              </w:rPr>
            </w:pPr>
            <w:ins w:id="1226" w:author="Hoan Ng" w:date="2017-03-20T22:18:00Z">
              <w:del w:id="1227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</w:tr>
      <w:tr w:rsidR="005F3BAC" w:rsidRPr="005F3BAC" w:rsidDel="00DB3324" w14:paraId="24418DBC" w14:textId="32F1E64E" w:rsidTr="005F3BAC">
        <w:tblPrEx>
          <w:tblW w:w="0" w:type="auto"/>
          <w:tblPrExChange w:id="1228" w:author="Hoan Ng" w:date="2017-03-20T22:19:00Z">
            <w:tblPrEx>
              <w:tblW w:w="0" w:type="auto"/>
            </w:tblPrEx>
          </w:tblPrExChange>
        </w:tblPrEx>
        <w:trPr>
          <w:trHeight w:val="300"/>
          <w:ins w:id="1229" w:author="Hoan Ng" w:date="2017-03-20T22:18:00Z"/>
          <w:del w:id="1230" w:author="Ngoc Khai Nguyen" w:date="2019-07-05T23:18:00Z"/>
          <w:trPrChange w:id="1231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1232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56E93A65" w14:textId="27129B66" w:rsidR="005F3BAC" w:rsidRPr="005F3BAC" w:rsidDel="00DB3324" w:rsidRDefault="005F3BAC">
            <w:pPr>
              <w:rPr>
                <w:ins w:id="1233" w:author="Hoan Ng" w:date="2017-03-20T22:18:00Z"/>
                <w:del w:id="1234" w:author="Ngoc Khai Nguyen" w:date="2019-07-05T23:18:00Z"/>
                <w:b/>
                <w:bCs/>
              </w:rPr>
            </w:pPr>
            <w:ins w:id="1235" w:author="Hoan Ng" w:date="2017-03-20T22:18:00Z">
              <w:del w:id="1236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4702" w:type="dxa"/>
            <w:hideMark/>
            <w:tcPrChange w:id="1237" w:author="Hoan Ng" w:date="2017-03-20T22:19:00Z">
              <w:tcPr>
                <w:tcW w:w="3340" w:type="dxa"/>
                <w:hideMark/>
              </w:tcPr>
            </w:tcPrChange>
          </w:tcPr>
          <w:p w14:paraId="4C722AB4" w14:textId="729BF005" w:rsidR="005F3BAC" w:rsidRPr="005F3BAC" w:rsidDel="00DB3324" w:rsidRDefault="005F3BAC" w:rsidP="005F3BAC">
            <w:pPr>
              <w:rPr>
                <w:ins w:id="1238" w:author="Hoan Ng" w:date="2017-03-20T22:18:00Z"/>
                <w:del w:id="1239" w:author="Ngoc Khai Nguyen" w:date="2019-07-05T23:18:00Z"/>
                <w:b/>
                <w:bCs/>
              </w:rPr>
            </w:pPr>
            <w:ins w:id="1240" w:author="Hoan Ng" w:date="2017-03-20T22:18:00Z">
              <w:del w:id="1241" w:author="Ngoc Khai Nguyen" w:date="2019-07-05T23:18:00Z">
                <w:r w:rsidRPr="005F3BAC" w:rsidDel="00DB3324">
                  <w:rPr>
                    <w:b/>
                    <w:bCs/>
                  </w:rPr>
                  <w:delText>Nộp lần 3</w:delText>
                </w:r>
              </w:del>
            </w:ins>
          </w:p>
        </w:tc>
        <w:tc>
          <w:tcPr>
            <w:tcW w:w="1027" w:type="dxa"/>
            <w:hideMark/>
            <w:tcPrChange w:id="1242" w:author="Hoan Ng" w:date="2017-03-20T22:19:00Z">
              <w:tcPr>
                <w:tcW w:w="960" w:type="dxa"/>
                <w:hideMark/>
              </w:tcPr>
            </w:tcPrChange>
          </w:tcPr>
          <w:p w14:paraId="52DD1873" w14:textId="24AD72D7" w:rsidR="005F3BAC" w:rsidRPr="005F3BAC" w:rsidDel="00DB3324" w:rsidRDefault="005F3BAC">
            <w:pPr>
              <w:rPr>
                <w:ins w:id="1243" w:author="Hoan Ng" w:date="2017-03-20T22:18:00Z"/>
                <w:del w:id="1244" w:author="Ngoc Khai Nguyen" w:date="2019-07-05T23:18:00Z"/>
                <w:b/>
                <w:bCs/>
              </w:rPr>
            </w:pPr>
            <w:ins w:id="1245" w:author="Hoan Ng" w:date="2017-03-20T22:18:00Z">
              <w:del w:id="1246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868" w:type="dxa"/>
            <w:hideMark/>
            <w:tcPrChange w:id="1247" w:author="Hoan Ng" w:date="2017-03-20T22:19:00Z">
              <w:tcPr>
                <w:tcW w:w="960" w:type="dxa"/>
                <w:hideMark/>
              </w:tcPr>
            </w:tcPrChange>
          </w:tcPr>
          <w:p w14:paraId="06FFE48C" w14:textId="105AFC84" w:rsidR="005F3BAC" w:rsidRPr="005F3BAC" w:rsidDel="00DB3324" w:rsidRDefault="005F3BAC">
            <w:pPr>
              <w:rPr>
                <w:ins w:id="1248" w:author="Hoan Ng" w:date="2017-03-20T22:18:00Z"/>
                <w:del w:id="1249" w:author="Ngoc Khai Nguyen" w:date="2019-07-05T23:18:00Z"/>
                <w:b/>
                <w:bCs/>
              </w:rPr>
            </w:pPr>
            <w:ins w:id="1250" w:author="Hoan Ng" w:date="2017-03-20T22:18:00Z">
              <w:del w:id="1251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978" w:type="dxa"/>
            <w:hideMark/>
            <w:tcPrChange w:id="1252" w:author="Hoan Ng" w:date="2017-03-20T22:19:00Z">
              <w:tcPr>
                <w:tcW w:w="960" w:type="dxa"/>
                <w:hideMark/>
              </w:tcPr>
            </w:tcPrChange>
          </w:tcPr>
          <w:p w14:paraId="21EF9080" w14:textId="4EDBC1D0" w:rsidR="005F3BAC" w:rsidRPr="005F3BAC" w:rsidDel="00DB3324" w:rsidRDefault="005F3BAC">
            <w:pPr>
              <w:rPr>
                <w:ins w:id="1253" w:author="Hoan Ng" w:date="2017-03-20T22:18:00Z"/>
                <w:del w:id="1254" w:author="Ngoc Khai Nguyen" w:date="2019-07-05T23:18:00Z"/>
                <w:b/>
                <w:bCs/>
              </w:rPr>
            </w:pPr>
            <w:ins w:id="1255" w:author="Hoan Ng" w:date="2017-03-20T22:18:00Z">
              <w:del w:id="1256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790" w:type="dxa"/>
            <w:hideMark/>
            <w:tcPrChange w:id="1257" w:author="Hoan Ng" w:date="2017-03-20T22:19:00Z">
              <w:tcPr>
                <w:tcW w:w="960" w:type="dxa"/>
                <w:hideMark/>
              </w:tcPr>
            </w:tcPrChange>
          </w:tcPr>
          <w:p w14:paraId="7E873678" w14:textId="2D69125B" w:rsidR="005F3BAC" w:rsidRPr="005F3BAC" w:rsidDel="00DB3324" w:rsidRDefault="005F3BAC">
            <w:pPr>
              <w:rPr>
                <w:ins w:id="1258" w:author="Hoan Ng" w:date="2017-03-20T22:18:00Z"/>
                <w:del w:id="1259" w:author="Ngoc Khai Nguyen" w:date="2019-07-05T23:18:00Z"/>
                <w:b/>
                <w:bCs/>
              </w:rPr>
            </w:pPr>
            <w:ins w:id="1260" w:author="Hoan Ng" w:date="2017-03-20T22:18:00Z">
              <w:del w:id="1261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</w:tr>
      <w:tr w:rsidR="005F3BAC" w:rsidRPr="005F3BAC" w:rsidDel="00DB3324" w14:paraId="5999AD27" w14:textId="074F8503" w:rsidTr="005F3BAC">
        <w:tblPrEx>
          <w:tblW w:w="0" w:type="auto"/>
          <w:tblPrExChange w:id="1262" w:author="Hoan Ng" w:date="2017-03-20T22:19:00Z">
            <w:tblPrEx>
              <w:tblW w:w="0" w:type="auto"/>
            </w:tblPrEx>
          </w:tblPrExChange>
        </w:tblPrEx>
        <w:trPr>
          <w:trHeight w:val="300"/>
          <w:ins w:id="1263" w:author="Hoan Ng" w:date="2017-03-20T22:18:00Z"/>
          <w:del w:id="1264" w:author="Ngoc Khai Nguyen" w:date="2019-07-05T23:18:00Z"/>
          <w:trPrChange w:id="1265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1266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01E72DC2" w14:textId="46E7D705" w:rsidR="005F3BAC" w:rsidRPr="005F3BAC" w:rsidDel="00DB3324" w:rsidRDefault="005F3BAC">
            <w:pPr>
              <w:rPr>
                <w:ins w:id="1267" w:author="Hoan Ng" w:date="2017-03-20T22:18:00Z"/>
                <w:del w:id="1268" w:author="Ngoc Khai Nguyen" w:date="2019-07-05T23:18:00Z"/>
                <w:b/>
                <w:bCs/>
              </w:rPr>
            </w:pPr>
            <w:ins w:id="1269" w:author="Hoan Ng" w:date="2017-03-20T22:18:00Z">
              <w:del w:id="1270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4702" w:type="dxa"/>
            <w:hideMark/>
            <w:tcPrChange w:id="1271" w:author="Hoan Ng" w:date="2017-03-20T22:19:00Z">
              <w:tcPr>
                <w:tcW w:w="3340" w:type="dxa"/>
                <w:hideMark/>
              </w:tcPr>
            </w:tcPrChange>
          </w:tcPr>
          <w:p w14:paraId="1CD31165" w14:textId="082EB105" w:rsidR="005F3BAC" w:rsidRPr="005F3BAC" w:rsidDel="00DB3324" w:rsidRDefault="005F3BAC" w:rsidP="005F3BAC">
            <w:pPr>
              <w:rPr>
                <w:ins w:id="1272" w:author="Hoan Ng" w:date="2017-03-20T22:18:00Z"/>
                <w:del w:id="1273" w:author="Ngoc Khai Nguyen" w:date="2019-07-05T23:18:00Z"/>
                <w:b/>
                <w:bCs/>
              </w:rPr>
            </w:pPr>
            <w:ins w:id="1274" w:author="Hoan Ng" w:date="2017-03-20T22:18:00Z">
              <w:del w:id="1275" w:author="Ngoc Khai Nguyen" w:date="2019-07-05T23:18:00Z">
                <w:r w:rsidRPr="005F3BAC" w:rsidDel="00DB3324">
                  <w:rPr>
                    <w:b/>
                    <w:bCs/>
                  </w:rPr>
                  <w:delText>Nộp lần …</w:delText>
                </w:r>
              </w:del>
            </w:ins>
          </w:p>
        </w:tc>
        <w:tc>
          <w:tcPr>
            <w:tcW w:w="1027" w:type="dxa"/>
            <w:hideMark/>
            <w:tcPrChange w:id="1276" w:author="Hoan Ng" w:date="2017-03-20T22:19:00Z">
              <w:tcPr>
                <w:tcW w:w="960" w:type="dxa"/>
                <w:hideMark/>
              </w:tcPr>
            </w:tcPrChange>
          </w:tcPr>
          <w:p w14:paraId="684EFFB8" w14:textId="64C43380" w:rsidR="005F3BAC" w:rsidRPr="005F3BAC" w:rsidDel="00DB3324" w:rsidRDefault="005F3BAC">
            <w:pPr>
              <w:rPr>
                <w:ins w:id="1277" w:author="Hoan Ng" w:date="2017-03-20T22:18:00Z"/>
                <w:del w:id="1278" w:author="Ngoc Khai Nguyen" w:date="2019-07-05T23:18:00Z"/>
                <w:b/>
                <w:bCs/>
              </w:rPr>
            </w:pPr>
            <w:ins w:id="1279" w:author="Hoan Ng" w:date="2017-03-20T22:18:00Z">
              <w:del w:id="1280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868" w:type="dxa"/>
            <w:hideMark/>
            <w:tcPrChange w:id="1281" w:author="Hoan Ng" w:date="2017-03-20T22:19:00Z">
              <w:tcPr>
                <w:tcW w:w="960" w:type="dxa"/>
                <w:hideMark/>
              </w:tcPr>
            </w:tcPrChange>
          </w:tcPr>
          <w:p w14:paraId="39B5373F" w14:textId="3CDC170E" w:rsidR="005F3BAC" w:rsidRPr="005F3BAC" w:rsidDel="00DB3324" w:rsidRDefault="005F3BAC">
            <w:pPr>
              <w:rPr>
                <w:ins w:id="1282" w:author="Hoan Ng" w:date="2017-03-20T22:18:00Z"/>
                <w:del w:id="1283" w:author="Ngoc Khai Nguyen" w:date="2019-07-05T23:18:00Z"/>
                <w:b/>
                <w:bCs/>
              </w:rPr>
            </w:pPr>
            <w:ins w:id="1284" w:author="Hoan Ng" w:date="2017-03-20T22:18:00Z">
              <w:del w:id="1285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978" w:type="dxa"/>
            <w:hideMark/>
            <w:tcPrChange w:id="1286" w:author="Hoan Ng" w:date="2017-03-20T22:19:00Z">
              <w:tcPr>
                <w:tcW w:w="960" w:type="dxa"/>
                <w:hideMark/>
              </w:tcPr>
            </w:tcPrChange>
          </w:tcPr>
          <w:p w14:paraId="781539F5" w14:textId="15F4730A" w:rsidR="005F3BAC" w:rsidRPr="005F3BAC" w:rsidDel="00DB3324" w:rsidRDefault="005F3BAC">
            <w:pPr>
              <w:rPr>
                <w:ins w:id="1287" w:author="Hoan Ng" w:date="2017-03-20T22:18:00Z"/>
                <w:del w:id="1288" w:author="Ngoc Khai Nguyen" w:date="2019-07-05T23:18:00Z"/>
                <w:b/>
                <w:bCs/>
              </w:rPr>
            </w:pPr>
            <w:ins w:id="1289" w:author="Hoan Ng" w:date="2017-03-20T22:18:00Z">
              <w:del w:id="1290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  <w:tc>
          <w:tcPr>
            <w:tcW w:w="790" w:type="dxa"/>
            <w:hideMark/>
            <w:tcPrChange w:id="1291" w:author="Hoan Ng" w:date="2017-03-20T22:19:00Z">
              <w:tcPr>
                <w:tcW w:w="960" w:type="dxa"/>
                <w:hideMark/>
              </w:tcPr>
            </w:tcPrChange>
          </w:tcPr>
          <w:p w14:paraId="615D768B" w14:textId="10B1928A" w:rsidR="005F3BAC" w:rsidRPr="005F3BAC" w:rsidDel="00DB3324" w:rsidRDefault="005F3BAC">
            <w:pPr>
              <w:rPr>
                <w:ins w:id="1292" w:author="Hoan Ng" w:date="2017-03-20T22:18:00Z"/>
                <w:del w:id="1293" w:author="Ngoc Khai Nguyen" w:date="2019-07-05T23:18:00Z"/>
                <w:b/>
                <w:bCs/>
              </w:rPr>
            </w:pPr>
            <w:ins w:id="1294" w:author="Hoan Ng" w:date="2017-03-20T22:18:00Z">
              <w:del w:id="1295" w:author="Ngoc Khai Nguyen" w:date="2019-07-05T23:18:00Z">
                <w:r w:rsidRPr="005F3BAC" w:rsidDel="00DB3324">
                  <w:rPr>
                    <w:b/>
                    <w:bCs/>
                  </w:rPr>
                  <w:delText> </w:delText>
                </w:r>
              </w:del>
            </w:ins>
          </w:p>
        </w:tc>
      </w:tr>
    </w:tbl>
    <w:p w14:paraId="6382D436" w14:textId="783AF59D" w:rsidR="008854BF" w:rsidRPr="007E56BA" w:rsidRDefault="008854BF">
      <w:pPr>
        <w:rPr>
          <w:b/>
        </w:rPr>
      </w:pPr>
    </w:p>
    <w:p w14:paraId="3B481FDC" w14:textId="77777777" w:rsidR="007E56BA" w:rsidRPr="007E56BA" w:rsidRDefault="007E56BA">
      <w:pPr>
        <w:rPr>
          <w:b/>
        </w:rPr>
      </w:pPr>
      <w:proofErr w:type="spellStart"/>
      <w:r w:rsidRPr="007E56BA">
        <w:rPr>
          <w:b/>
        </w:rPr>
        <w:t>Chương</w:t>
      </w:r>
      <w:proofErr w:type="spellEnd"/>
      <w:r w:rsidRPr="007E56BA">
        <w:rPr>
          <w:b/>
        </w:rPr>
        <w:t xml:space="preserve"> 1: </w:t>
      </w:r>
      <w:proofErr w:type="spellStart"/>
      <w:r w:rsidRPr="007E56BA">
        <w:rPr>
          <w:b/>
        </w:rPr>
        <w:t>Hiện</w:t>
      </w:r>
      <w:proofErr w:type="spellEnd"/>
      <w:r w:rsidRPr="007E56BA">
        <w:rPr>
          <w:b/>
        </w:rPr>
        <w:t xml:space="preserve"> </w:t>
      </w:r>
      <w:proofErr w:type="spellStart"/>
      <w:r w:rsidRPr="007E56BA">
        <w:rPr>
          <w:b/>
        </w:rPr>
        <w:t>trạng</w:t>
      </w:r>
      <w:proofErr w:type="spellEnd"/>
    </w:p>
    <w:p w14:paraId="13F3DB8E" w14:textId="6E1CB1B0" w:rsidR="00046086" w:rsidDel="005F3BAC" w:rsidRDefault="00046086">
      <w:pPr>
        <w:rPr>
          <w:del w:id="1296" w:author="Hoan Ng" w:date="2017-03-20T21:39:00Z"/>
        </w:rPr>
        <w:pPrChange w:id="1297" w:author="Hoan Ng" w:date="2017-03-20T21:39:00Z">
          <w:pPr>
            <w:pStyle w:val="oancuaDanhsach"/>
            <w:numPr>
              <w:numId w:val="1"/>
            </w:numPr>
            <w:ind w:hanging="360"/>
          </w:pPr>
        </w:pPrChange>
      </w:pPr>
      <w:ins w:id="1298" w:author="Hoan Ng" w:date="2017-03-20T21:39:00Z">
        <w:r>
          <w:t xml:space="preserve">1.1. </w:t>
        </w:r>
      </w:ins>
      <w:proofErr w:type="spellStart"/>
      <w:r w:rsidR="003715AE" w:rsidRPr="007E56BA">
        <w:t>Hiện</w:t>
      </w:r>
      <w:proofErr w:type="spellEnd"/>
      <w:r w:rsidR="003715AE" w:rsidRPr="007E56BA">
        <w:t xml:space="preserve"> </w:t>
      </w:r>
      <w:proofErr w:type="spellStart"/>
      <w:r w:rsidR="003715AE" w:rsidRPr="007E56BA">
        <w:t>trạng</w:t>
      </w:r>
      <w:proofErr w:type="spellEnd"/>
      <w:r w:rsidR="003715AE" w:rsidRPr="007E56BA">
        <w:t xml:space="preserve"> </w:t>
      </w:r>
      <w:proofErr w:type="spellStart"/>
      <w:r w:rsidR="003715AE" w:rsidRPr="007E56BA">
        <w:t>tổ</w:t>
      </w:r>
      <w:proofErr w:type="spellEnd"/>
      <w:r w:rsidR="003715AE" w:rsidRPr="007E56BA">
        <w:t xml:space="preserve"> </w:t>
      </w:r>
      <w:proofErr w:type="spellStart"/>
      <w:r w:rsidR="003715AE" w:rsidRPr="007E56BA">
        <w:t>chức</w:t>
      </w:r>
      <w:proofErr w:type="spellEnd"/>
    </w:p>
    <w:p w14:paraId="5DD9A785" w14:textId="77777777" w:rsidR="005F3BAC" w:rsidRPr="007E56BA" w:rsidRDefault="005F3BAC">
      <w:pPr>
        <w:ind w:left="360"/>
        <w:rPr>
          <w:ins w:id="1299" w:author="Hoan Ng" w:date="2017-03-20T22:11:00Z"/>
        </w:rPr>
        <w:pPrChange w:id="1300" w:author="Hoan Ng" w:date="2017-03-20T21:39:00Z">
          <w:pPr>
            <w:pStyle w:val="oancuaDanhsach"/>
            <w:numPr>
              <w:numId w:val="1"/>
            </w:numPr>
            <w:ind w:hanging="360"/>
          </w:pPr>
        </w:pPrChange>
      </w:pPr>
    </w:p>
    <w:p w14:paraId="4C85A63A" w14:textId="77777777" w:rsidR="005F3BAC" w:rsidRDefault="00046086">
      <w:pPr>
        <w:ind w:firstLine="360"/>
        <w:rPr>
          <w:ins w:id="1301" w:author="Hoan Ng" w:date="2017-03-20T22:11:00Z"/>
        </w:rPr>
        <w:pPrChange w:id="1302" w:author="Hoan Ng" w:date="2017-03-20T22:11:00Z">
          <w:pPr>
            <w:pStyle w:val="oancuaDanhsach"/>
            <w:numPr>
              <w:numId w:val="1"/>
            </w:numPr>
            <w:ind w:hanging="360"/>
          </w:pPr>
        </w:pPrChange>
      </w:pPr>
      <w:ins w:id="1303" w:author="Hoan Ng" w:date="2017-03-20T21:39:00Z">
        <w:r>
          <w:t xml:space="preserve">1.2. </w:t>
        </w:r>
      </w:ins>
      <w:proofErr w:type="spellStart"/>
      <w:r w:rsidR="003715AE" w:rsidRPr="007E56BA">
        <w:t>Hiện</w:t>
      </w:r>
      <w:proofErr w:type="spellEnd"/>
      <w:r w:rsidR="003715AE" w:rsidRPr="007E56BA">
        <w:t xml:space="preserve"> </w:t>
      </w:r>
      <w:proofErr w:type="spellStart"/>
      <w:r w:rsidR="003715AE" w:rsidRPr="007E56BA">
        <w:t>trạng</w:t>
      </w:r>
      <w:proofErr w:type="spellEnd"/>
      <w:r w:rsidR="003715AE" w:rsidRPr="007E56BA">
        <w:t xml:space="preserve"> </w:t>
      </w:r>
      <w:proofErr w:type="spellStart"/>
      <w:r w:rsidR="003715AE" w:rsidRPr="007E56BA">
        <w:t>nghiệp</w:t>
      </w:r>
      <w:proofErr w:type="spellEnd"/>
      <w:r w:rsidR="003715AE" w:rsidRPr="007E56BA">
        <w:t xml:space="preserve"> </w:t>
      </w:r>
      <w:proofErr w:type="spellStart"/>
      <w:r w:rsidR="003715AE" w:rsidRPr="007E56BA">
        <w:t>vụ</w:t>
      </w:r>
      <w:proofErr w:type="spellEnd"/>
      <w:r w:rsidR="003715AE">
        <w:t xml:space="preserve"> (</w:t>
      </w:r>
      <w:proofErr w:type="spellStart"/>
      <w:r w:rsidR="003715AE">
        <w:t>chức</w:t>
      </w:r>
      <w:proofErr w:type="spellEnd"/>
      <w:r w:rsidR="003715AE">
        <w:t xml:space="preserve"> </w:t>
      </w:r>
      <w:proofErr w:type="spellStart"/>
      <w:r w:rsidR="003715AE">
        <w:t>năng</w:t>
      </w:r>
      <w:proofErr w:type="spellEnd"/>
      <w:r w:rsidR="003715AE">
        <w:t xml:space="preserve"> &amp; phi </w:t>
      </w:r>
      <w:proofErr w:type="spellStart"/>
      <w:r w:rsidR="003715AE">
        <w:t>chức</w:t>
      </w:r>
      <w:proofErr w:type="spellEnd"/>
      <w:r w:rsidR="003715AE">
        <w:t xml:space="preserve"> </w:t>
      </w:r>
      <w:proofErr w:type="spellStart"/>
      <w:r w:rsidR="003715AE">
        <w:t>năng</w:t>
      </w:r>
      <w:proofErr w:type="spellEnd"/>
    </w:p>
    <w:p w14:paraId="34B13EFE" w14:textId="13083407" w:rsidR="00E61DC3" w:rsidRPr="007E56BA" w:rsidDel="00046086" w:rsidRDefault="005F3BAC">
      <w:pPr>
        <w:rPr>
          <w:del w:id="1304" w:author="Hoan Ng" w:date="2017-03-20T21:39:00Z"/>
        </w:rPr>
        <w:pPrChange w:id="1305" w:author="Hoan Ng" w:date="2017-03-20T21:40:00Z">
          <w:pPr>
            <w:pStyle w:val="oancuaDanhsach"/>
            <w:numPr>
              <w:numId w:val="1"/>
            </w:numPr>
            <w:ind w:hanging="360"/>
          </w:pPr>
        </w:pPrChange>
      </w:pPr>
      <w:ins w:id="1306" w:author="Hoan Ng" w:date="2017-03-20T22:11:00Z">
        <w:r>
          <w:t xml:space="preserve">        </w:t>
        </w:r>
      </w:ins>
      <w:del w:id="1307" w:author="Hoan Ng" w:date="2017-03-20T21:39:00Z">
        <w:r w:rsidR="003715AE" w:rsidDel="00046086">
          <w:delText>)</w:delText>
        </w:r>
      </w:del>
    </w:p>
    <w:p w14:paraId="0ECA73DD" w14:textId="52283D8B" w:rsidR="00E61DC3" w:rsidRPr="007E56BA" w:rsidRDefault="00046086">
      <w:pPr>
        <w:pPrChange w:id="1308" w:author="Hoan Ng" w:date="2017-03-20T21:39:00Z">
          <w:pPr>
            <w:pStyle w:val="oancuaDanhsach"/>
            <w:numPr>
              <w:numId w:val="1"/>
            </w:numPr>
            <w:ind w:hanging="360"/>
          </w:pPr>
        </w:pPrChange>
      </w:pPr>
      <w:ins w:id="1309" w:author="Hoan Ng" w:date="2017-03-20T21:39:00Z">
        <w:r>
          <w:t xml:space="preserve">1.3. </w:t>
        </w:r>
      </w:ins>
      <w:proofErr w:type="spellStart"/>
      <w:r w:rsidR="003715AE" w:rsidRPr="007E56BA">
        <w:t>Hiện</w:t>
      </w:r>
      <w:proofErr w:type="spellEnd"/>
      <w:r w:rsidR="003715AE" w:rsidRPr="007E56BA">
        <w:t xml:space="preserve"> </w:t>
      </w:r>
      <w:proofErr w:type="spellStart"/>
      <w:r w:rsidR="003715AE" w:rsidRPr="007E56BA">
        <w:t>trạng</w:t>
      </w:r>
      <w:proofErr w:type="spellEnd"/>
      <w:r w:rsidR="003715AE" w:rsidRPr="007E56BA">
        <w:t xml:space="preserve"> tin </w:t>
      </w:r>
      <w:proofErr w:type="spellStart"/>
      <w:r w:rsidR="003715AE" w:rsidRPr="007E56BA">
        <w:t>học</w:t>
      </w:r>
      <w:proofErr w:type="spellEnd"/>
      <w:r w:rsidR="003715AE" w:rsidRPr="007E56BA">
        <w:t xml:space="preserve"> (</w:t>
      </w:r>
      <w:proofErr w:type="spellStart"/>
      <w:r w:rsidR="003715AE" w:rsidRPr="007E56BA">
        <w:t>phần</w:t>
      </w:r>
      <w:proofErr w:type="spellEnd"/>
      <w:r w:rsidR="003715AE" w:rsidRPr="007E56BA">
        <w:t xml:space="preserve"> </w:t>
      </w:r>
      <w:proofErr w:type="spellStart"/>
      <w:r w:rsidR="003715AE" w:rsidRPr="007E56BA">
        <w:t>cứng</w:t>
      </w:r>
      <w:proofErr w:type="spellEnd"/>
      <w:r w:rsidR="003715AE" w:rsidRPr="007E56BA">
        <w:t xml:space="preserve">, </w:t>
      </w:r>
      <w:proofErr w:type="spellStart"/>
      <w:r w:rsidR="003715AE" w:rsidRPr="007E56BA">
        <w:t>phần</w:t>
      </w:r>
      <w:proofErr w:type="spellEnd"/>
      <w:r w:rsidR="003715AE" w:rsidRPr="007E56BA">
        <w:t xml:space="preserve"> </w:t>
      </w:r>
      <w:proofErr w:type="spellStart"/>
      <w:r w:rsidR="003715AE" w:rsidRPr="007E56BA">
        <w:t>mềm</w:t>
      </w:r>
      <w:proofErr w:type="spellEnd"/>
      <w:r w:rsidR="003715AE" w:rsidRPr="007E56BA">
        <w:t xml:space="preserve">, con </w:t>
      </w:r>
      <w:proofErr w:type="spellStart"/>
      <w:r w:rsidR="003715AE" w:rsidRPr="007E56BA">
        <w:t>người</w:t>
      </w:r>
      <w:proofErr w:type="spellEnd"/>
      <w:r w:rsidR="003715AE" w:rsidRPr="007E56BA">
        <w:t>)</w:t>
      </w:r>
    </w:p>
    <w:p w14:paraId="07CB93BF" w14:textId="77777777" w:rsidR="007E56BA" w:rsidRDefault="007E56BA" w:rsidP="007E56BA">
      <w:pPr>
        <w:rPr>
          <w:b/>
        </w:rPr>
      </w:pPr>
      <w:proofErr w:type="spellStart"/>
      <w:r>
        <w:rPr>
          <w:b/>
        </w:rPr>
        <w:t>Chương</w:t>
      </w:r>
      <w:proofErr w:type="spellEnd"/>
      <w:r>
        <w:rPr>
          <w:b/>
        </w:rPr>
        <w:t xml:space="preserve"> 2: </w:t>
      </w:r>
      <w:proofErr w:type="spellStart"/>
      <w:r>
        <w:rPr>
          <w:b/>
        </w:rPr>
        <w:t>Phân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tích</w:t>
      </w:r>
      <w:proofErr w:type="spellEnd"/>
    </w:p>
    <w:p w14:paraId="27EFAB2E" w14:textId="32AB1EFC" w:rsidR="007E56BA" w:rsidRDefault="007E56BA" w:rsidP="007E56BA">
      <w:pPr>
        <w:pStyle w:val="oancuaDanhsach"/>
        <w:numPr>
          <w:ilvl w:val="0"/>
          <w:numId w:val="3"/>
        </w:numPr>
        <w:rPr>
          <w:ins w:id="1310" w:author="Hoan Ng" w:date="2017-04-05T14:44:00Z"/>
        </w:rPr>
      </w:pPr>
      <w:proofErr w:type="spellStart"/>
      <w:r w:rsidRPr="007E56BA">
        <w:t>Lược</w:t>
      </w:r>
      <w:proofErr w:type="spellEnd"/>
      <w:r w:rsidRPr="007E56BA">
        <w:t xml:space="preserve"> </w:t>
      </w:r>
      <w:proofErr w:type="spellStart"/>
      <w:r w:rsidRPr="007E56BA">
        <w:t>đồ</w:t>
      </w:r>
      <w:proofErr w:type="spellEnd"/>
      <w:r w:rsidRPr="007E56BA">
        <w:t xml:space="preserve"> </w:t>
      </w:r>
      <w:proofErr w:type="spellStart"/>
      <w:r w:rsidRPr="007E56BA">
        <w:t>phân</w:t>
      </w:r>
      <w:proofErr w:type="spellEnd"/>
      <w:r w:rsidRPr="007E56BA">
        <w:t xml:space="preserve"> </w:t>
      </w:r>
      <w:proofErr w:type="spellStart"/>
      <w:r w:rsidRPr="007E56BA">
        <w:t>chức</w:t>
      </w:r>
      <w:proofErr w:type="spellEnd"/>
      <w:r w:rsidRPr="007E56BA">
        <w:t xml:space="preserve"> </w:t>
      </w:r>
      <w:proofErr w:type="spellStart"/>
      <w:r w:rsidRPr="007E56BA">
        <w:t>năng</w:t>
      </w:r>
      <w:proofErr w:type="spellEnd"/>
      <w:r w:rsidR="00BC30BA">
        <w:t xml:space="preserve"> (FDD)</w:t>
      </w:r>
    </w:p>
    <w:p w14:paraId="69D07D77" w14:textId="4EDE59B1" w:rsidR="0095052C" w:rsidRDefault="00AA79A0">
      <w:pPr>
        <w:pStyle w:val="oancuaDanhsach"/>
        <w:numPr>
          <w:ilvl w:val="1"/>
          <w:numId w:val="3"/>
        </w:numPr>
        <w:rPr>
          <w:ins w:id="1311" w:author="Ngoc Khai Nguyen" w:date="2019-05-09T22:40:00Z"/>
        </w:rPr>
      </w:pPr>
      <w:ins w:id="1312" w:author="Ngoc Khai Nguyen" w:date="2019-05-09T22:51:00Z">
        <w:r>
          <w:rPr>
            <w:noProof/>
          </w:rPr>
          <w:drawing>
            <wp:anchor distT="0" distB="0" distL="114300" distR="114300" simplePos="0" relativeHeight="251658240" behindDoc="0" locked="0" layoutInCell="1" allowOverlap="1" wp14:anchorId="76B56E45" wp14:editId="07F5170B">
              <wp:simplePos x="0" y="0"/>
              <wp:positionH relativeFrom="column">
                <wp:posOffset>447675</wp:posOffset>
              </wp:positionH>
              <wp:positionV relativeFrom="paragraph">
                <wp:posOffset>280035</wp:posOffset>
              </wp:positionV>
              <wp:extent cx="5779135" cy="4353560"/>
              <wp:effectExtent l="0" t="0" r="0" b="8890"/>
              <wp:wrapTopAndBottom/>
              <wp:docPr id="1" name="Hình ảnh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79135" cy="43535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  <w:proofErr w:type="spellStart"/>
      <w:ins w:id="1313" w:author="Hoan Ng" w:date="2017-04-05T14:44:00Z">
        <w:r w:rsidR="0095052C">
          <w:t>Lược</w:t>
        </w:r>
        <w:proofErr w:type="spellEnd"/>
        <w:r w:rsidR="0095052C">
          <w:t xml:space="preserve"> </w:t>
        </w:r>
        <w:proofErr w:type="spellStart"/>
        <w:r w:rsidR="0095052C">
          <w:t>đồ</w:t>
        </w:r>
        <w:proofErr w:type="spellEnd"/>
        <w:r w:rsidR="0095052C">
          <w:t xml:space="preserve"> FDD</w:t>
        </w:r>
      </w:ins>
    </w:p>
    <w:p w14:paraId="41841AE7" w14:textId="445A14D7" w:rsidR="00843501" w:rsidRDefault="00843501" w:rsidP="00843501">
      <w:pPr>
        <w:pStyle w:val="oancuaDanhsach"/>
        <w:ind w:left="1440"/>
        <w:rPr>
          <w:ins w:id="1314" w:author="Ngoc Khai Nguyen" w:date="2019-05-09T22:40:00Z"/>
        </w:rPr>
      </w:pPr>
    </w:p>
    <w:p w14:paraId="695ADEF8" w14:textId="5378B06E" w:rsidR="00843501" w:rsidRDefault="00843501">
      <w:pPr>
        <w:pStyle w:val="oancuaDanhsach"/>
        <w:ind w:left="1440"/>
        <w:rPr>
          <w:ins w:id="1315" w:author="Ngọc Hiển nguyễn" w:date="2019-07-06T00:28:00Z"/>
        </w:rPr>
      </w:pPr>
    </w:p>
    <w:p w14:paraId="58154E91" w14:textId="4473EC03" w:rsidR="003C31C6" w:rsidRDefault="003C31C6">
      <w:pPr>
        <w:pStyle w:val="oancuaDanhsach"/>
        <w:ind w:left="1440"/>
        <w:rPr>
          <w:ins w:id="1316" w:author="Ngọc Hiển nguyễn" w:date="2019-07-06T00:28:00Z"/>
        </w:rPr>
      </w:pPr>
    </w:p>
    <w:p w14:paraId="2E32190A" w14:textId="52F76854" w:rsidR="003C31C6" w:rsidRDefault="003C31C6">
      <w:pPr>
        <w:pStyle w:val="oancuaDanhsach"/>
        <w:ind w:left="1440"/>
        <w:rPr>
          <w:ins w:id="1317" w:author="Ngọc Hiển nguyễn" w:date="2019-07-06T00:28:00Z"/>
        </w:rPr>
      </w:pPr>
    </w:p>
    <w:p w14:paraId="786A343B" w14:textId="1D62B3D9" w:rsidR="003C31C6" w:rsidRDefault="003C31C6">
      <w:pPr>
        <w:pStyle w:val="oancuaDanhsach"/>
        <w:ind w:left="1440"/>
        <w:rPr>
          <w:ins w:id="1318" w:author="Ngọc Hiển nguyễn" w:date="2019-07-06T00:28:00Z"/>
        </w:rPr>
      </w:pPr>
    </w:p>
    <w:p w14:paraId="6E9A3B69" w14:textId="2DE61219" w:rsidR="003C31C6" w:rsidRDefault="003C31C6">
      <w:pPr>
        <w:pStyle w:val="oancuaDanhsach"/>
        <w:ind w:left="1440"/>
        <w:rPr>
          <w:ins w:id="1319" w:author="Ngọc Hiển nguyễn" w:date="2019-07-06T00:28:00Z"/>
        </w:rPr>
      </w:pPr>
    </w:p>
    <w:p w14:paraId="6E5112BC" w14:textId="3748A557" w:rsidR="003C31C6" w:rsidRDefault="003C31C6">
      <w:pPr>
        <w:pStyle w:val="oancuaDanhsach"/>
        <w:ind w:left="1440"/>
        <w:rPr>
          <w:ins w:id="1320" w:author="Ngọc Hiển nguyễn" w:date="2019-07-06T00:28:00Z"/>
        </w:rPr>
      </w:pPr>
    </w:p>
    <w:p w14:paraId="78FBDBEF" w14:textId="71315E27" w:rsidR="003C31C6" w:rsidRDefault="003C31C6">
      <w:pPr>
        <w:pStyle w:val="oancuaDanhsach"/>
        <w:ind w:left="1440"/>
        <w:rPr>
          <w:ins w:id="1321" w:author="Ngọc Hiển nguyễn" w:date="2019-07-06T00:28:00Z"/>
        </w:rPr>
      </w:pPr>
    </w:p>
    <w:p w14:paraId="0DF5E19A" w14:textId="77777777" w:rsidR="003C31C6" w:rsidRDefault="003C31C6">
      <w:pPr>
        <w:pStyle w:val="oancuaDanhsach"/>
        <w:ind w:left="1440"/>
        <w:rPr>
          <w:ins w:id="1322" w:author="Hoan Ng" w:date="2017-04-05T14:44:00Z"/>
        </w:rPr>
        <w:pPrChange w:id="1323" w:author="Ngoc Khai Nguyen" w:date="2019-05-09T22:40:00Z">
          <w:pPr>
            <w:pStyle w:val="oancuaDanhsach"/>
            <w:numPr>
              <w:numId w:val="3"/>
            </w:numPr>
            <w:ind w:hanging="360"/>
          </w:pPr>
        </w:pPrChange>
      </w:pPr>
    </w:p>
    <w:p w14:paraId="2973898A" w14:textId="7D4E0107" w:rsidR="0095052C" w:rsidRDefault="0095052C">
      <w:pPr>
        <w:pStyle w:val="oancuaDanhsach"/>
        <w:numPr>
          <w:ilvl w:val="1"/>
          <w:numId w:val="3"/>
        </w:numPr>
        <w:rPr>
          <w:ins w:id="1324" w:author="Ngoc Khai Nguyen" w:date="2019-05-09T22:54:00Z"/>
        </w:rPr>
      </w:pPr>
      <w:proofErr w:type="spellStart"/>
      <w:ins w:id="1325" w:author="Hoan Ng" w:date="2017-04-05T14:44:00Z">
        <w:r>
          <w:lastRenderedPageBreak/>
          <w:t>Bảng</w:t>
        </w:r>
        <w:proofErr w:type="spellEnd"/>
        <w:r>
          <w:t xml:space="preserve"> </w:t>
        </w:r>
        <w:proofErr w:type="spellStart"/>
        <w:r>
          <w:t>giải</w:t>
        </w:r>
        <w:proofErr w:type="spellEnd"/>
        <w:r>
          <w:t xml:space="preserve"> </w:t>
        </w:r>
        <w:proofErr w:type="spellStart"/>
        <w:r>
          <w:t>thích</w:t>
        </w:r>
        <w:proofErr w:type="spellEnd"/>
        <w:r>
          <w:t>/</w:t>
        </w:r>
        <w:proofErr w:type="spellStart"/>
        <w:r>
          <w:t>mô</w:t>
        </w:r>
        <w:proofErr w:type="spellEnd"/>
        <w:r>
          <w:t xml:space="preserve"> </w:t>
        </w:r>
        <w:proofErr w:type="spellStart"/>
        <w:r>
          <w:t>tả</w:t>
        </w:r>
        <w:proofErr w:type="spellEnd"/>
        <w:r>
          <w:t xml:space="preserve"> </w:t>
        </w:r>
        <w:proofErr w:type="spellStart"/>
        <w:r>
          <w:t>các</w:t>
        </w:r>
        <w:proofErr w:type="spellEnd"/>
        <w:r>
          <w:t xml:space="preserve"> </w:t>
        </w:r>
        <w:proofErr w:type="spellStart"/>
        <w:r>
          <w:t>chức</w:t>
        </w:r>
        <w:proofErr w:type="spellEnd"/>
        <w:r>
          <w:t xml:space="preserve"> </w:t>
        </w:r>
        <w:proofErr w:type="spellStart"/>
        <w:r>
          <w:t>năng</w:t>
        </w:r>
      </w:ins>
      <w:proofErr w:type="spellEnd"/>
      <w:ins w:id="1326" w:author="Ngoc Khai Nguyen" w:date="2019-05-09T22:52:00Z">
        <w:r w:rsidR="00AA79A0">
          <w:t>:</w:t>
        </w:r>
      </w:ins>
    </w:p>
    <w:p w14:paraId="348A56B7" w14:textId="77777777" w:rsidR="009A101C" w:rsidRDefault="009A101C">
      <w:pPr>
        <w:pStyle w:val="oancuaDanhsach"/>
        <w:ind w:left="1440"/>
        <w:rPr>
          <w:ins w:id="1327" w:author="Ngoc Khai Nguyen" w:date="2019-05-09T22:54:00Z"/>
        </w:rPr>
        <w:pPrChange w:id="1328" w:author="Ngoc Khai Nguyen" w:date="2019-05-09T22:54:00Z">
          <w:pPr>
            <w:pStyle w:val="oancuaDanhsach"/>
            <w:numPr>
              <w:ilvl w:val="1"/>
              <w:numId w:val="3"/>
            </w:numPr>
            <w:ind w:left="1440" w:hanging="360"/>
          </w:pPr>
        </w:pPrChange>
      </w:pPr>
    </w:p>
    <w:tbl>
      <w:tblPr>
        <w:tblStyle w:val="LiBang"/>
        <w:tblW w:w="9000" w:type="dxa"/>
        <w:tblInd w:w="895" w:type="dxa"/>
        <w:tblLook w:val="04A0" w:firstRow="1" w:lastRow="0" w:firstColumn="1" w:lastColumn="0" w:noHBand="0" w:noVBand="1"/>
        <w:tblPrChange w:id="1329" w:author="Ngoc Khai Nguyen" w:date="2019-05-14T08:20:00Z">
          <w:tblPr>
            <w:tblStyle w:val="LiBang"/>
            <w:tblW w:w="8550" w:type="dxa"/>
            <w:tblInd w:w="895" w:type="dxa"/>
            <w:tblLook w:val="04A0" w:firstRow="1" w:lastRow="0" w:firstColumn="1" w:lastColumn="0" w:noHBand="0" w:noVBand="1"/>
          </w:tblPr>
        </w:tblPrChange>
      </w:tblPr>
      <w:tblGrid>
        <w:gridCol w:w="1350"/>
        <w:gridCol w:w="2340"/>
        <w:gridCol w:w="5310"/>
        <w:tblGridChange w:id="1330">
          <w:tblGrid>
            <w:gridCol w:w="1350"/>
            <w:gridCol w:w="1980"/>
            <w:gridCol w:w="2700"/>
          </w:tblGrid>
        </w:tblGridChange>
      </w:tblGrid>
      <w:tr w:rsidR="001463ED" w14:paraId="4E124483" w14:textId="77777777" w:rsidTr="00560DAF">
        <w:trPr>
          <w:trHeight w:val="333"/>
          <w:ins w:id="1331" w:author="Ngoc Khai Nguyen" w:date="2019-05-09T22:54:00Z"/>
          <w:trPrChange w:id="1332" w:author="Ngoc Khai Nguyen" w:date="2019-05-14T08:20:00Z">
            <w:trPr>
              <w:trHeight w:val="333"/>
            </w:trPr>
          </w:trPrChange>
        </w:trPr>
        <w:tc>
          <w:tcPr>
            <w:tcW w:w="3690" w:type="dxa"/>
            <w:gridSpan w:val="2"/>
            <w:vAlign w:val="center"/>
            <w:tcPrChange w:id="1333" w:author="Ngoc Khai Nguyen" w:date="2019-05-14T08:20:00Z">
              <w:tcPr>
                <w:tcW w:w="3330" w:type="dxa"/>
                <w:gridSpan w:val="2"/>
                <w:vAlign w:val="center"/>
              </w:tcPr>
            </w:tcPrChange>
          </w:tcPr>
          <w:p w14:paraId="1E58400A" w14:textId="1CE01069" w:rsidR="001463ED" w:rsidRDefault="001463ED">
            <w:pPr>
              <w:pStyle w:val="oancuaDanhsach"/>
              <w:ind w:left="0"/>
              <w:jc w:val="center"/>
              <w:rPr>
                <w:ins w:id="1334" w:author="Ngoc Khai Nguyen" w:date="2019-05-09T22:54:00Z"/>
              </w:rPr>
              <w:pPrChange w:id="1335" w:author="Hoan Ng" w:date="2019-05-09T22:55:00Z">
                <w:pPr>
                  <w:pStyle w:val="oancuaDanhsach"/>
                  <w:ind w:left="0"/>
                </w:pPr>
              </w:pPrChange>
            </w:pPr>
            <w:proofErr w:type="spellStart"/>
            <w:ins w:id="1336" w:author="Ngoc Khai Nguyen" w:date="2019-05-09T22:55:00Z">
              <w:r>
                <w:t>Chức</w:t>
              </w:r>
              <w:proofErr w:type="spellEnd"/>
              <w:r>
                <w:t xml:space="preserve"> </w:t>
              </w:r>
              <w:proofErr w:type="spellStart"/>
              <w:r>
                <w:t>năng</w:t>
              </w:r>
            </w:ins>
            <w:proofErr w:type="spellEnd"/>
          </w:p>
        </w:tc>
        <w:tc>
          <w:tcPr>
            <w:tcW w:w="5310" w:type="dxa"/>
            <w:vAlign w:val="center"/>
            <w:tcPrChange w:id="1337" w:author="Ngoc Khai Nguyen" w:date="2019-05-14T08:20:00Z">
              <w:tcPr>
                <w:tcW w:w="2700" w:type="dxa"/>
                <w:vAlign w:val="center"/>
              </w:tcPr>
            </w:tcPrChange>
          </w:tcPr>
          <w:p w14:paraId="47A03076" w14:textId="24CE7B11" w:rsidR="001463ED" w:rsidRDefault="001463ED">
            <w:pPr>
              <w:pStyle w:val="oancuaDanhsach"/>
              <w:ind w:left="0"/>
              <w:jc w:val="center"/>
              <w:rPr>
                <w:ins w:id="1338" w:author="Ngoc Khai Nguyen" w:date="2019-05-09T22:54:00Z"/>
              </w:rPr>
              <w:pPrChange w:id="1339" w:author="Hoan Ng" w:date="2019-05-09T22:55:00Z">
                <w:pPr>
                  <w:pStyle w:val="oancuaDanhsach"/>
                  <w:ind w:left="0"/>
                </w:pPr>
              </w:pPrChange>
            </w:pPr>
            <w:proofErr w:type="spellStart"/>
            <w:ins w:id="1340" w:author="Ngoc Khai Nguyen" w:date="2019-05-09T22:57:00Z">
              <w:r>
                <w:t>Miêu</w:t>
              </w:r>
              <w:proofErr w:type="spellEnd"/>
              <w:r>
                <w:t xml:space="preserve"> </w:t>
              </w:r>
              <w:proofErr w:type="spellStart"/>
              <w:r>
                <w:t>tả</w:t>
              </w:r>
              <w:proofErr w:type="spellEnd"/>
              <w:r>
                <w:t xml:space="preserve"> chi </w:t>
              </w:r>
              <w:proofErr w:type="spellStart"/>
              <w:r>
                <w:t>tiết</w:t>
              </w:r>
            </w:ins>
            <w:proofErr w:type="spellEnd"/>
          </w:p>
        </w:tc>
      </w:tr>
      <w:tr w:rsidR="001463ED" w14:paraId="5FB31A54" w14:textId="77777777" w:rsidTr="00560DAF">
        <w:trPr>
          <w:trHeight w:val="315"/>
          <w:ins w:id="1341" w:author="Ngoc Khai Nguyen" w:date="2019-05-09T22:54:00Z"/>
          <w:trPrChange w:id="1342" w:author="Ngoc Khai Nguyen" w:date="2019-05-14T08:20:00Z">
            <w:trPr>
              <w:trHeight w:val="315"/>
            </w:trPr>
          </w:trPrChange>
        </w:trPr>
        <w:tc>
          <w:tcPr>
            <w:tcW w:w="1350" w:type="dxa"/>
            <w:vMerge w:val="restart"/>
            <w:vAlign w:val="center"/>
            <w:tcPrChange w:id="1343" w:author="Ngoc Khai Nguyen" w:date="2019-05-14T08:20:00Z">
              <w:tcPr>
                <w:tcW w:w="1350" w:type="dxa"/>
                <w:vMerge w:val="restart"/>
                <w:vAlign w:val="center"/>
              </w:tcPr>
            </w:tcPrChange>
          </w:tcPr>
          <w:p w14:paraId="2DDB2BD5" w14:textId="02096DF2" w:rsidR="001463ED" w:rsidRDefault="001463ED">
            <w:pPr>
              <w:pStyle w:val="oancuaDanhsach"/>
              <w:ind w:left="0"/>
              <w:jc w:val="center"/>
              <w:rPr>
                <w:ins w:id="1344" w:author="Ngoc Khai Nguyen" w:date="2019-05-09T22:54:00Z"/>
              </w:rPr>
              <w:pPrChange w:id="1345" w:author="Hoan Ng" w:date="2019-05-09T23:04:00Z">
                <w:pPr>
                  <w:pStyle w:val="oancuaDanhsach"/>
                  <w:ind w:left="0"/>
                </w:pPr>
              </w:pPrChange>
            </w:pPr>
            <w:proofErr w:type="spellStart"/>
            <w:ins w:id="1346" w:author="Ngoc Khai Nguyen" w:date="2019-05-09T23:03:00Z">
              <w:r>
                <w:t>Quản</w:t>
              </w:r>
              <w:proofErr w:type="spellEnd"/>
              <w:r>
                <w:t xml:space="preserve"> </w:t>
              </w:r>
              <w:proofErr w:type="spellStart"/>
              <w:r>
                <w:t>lý</w:t>
              </w:r>
              <w:proofErr w:type="spellEnd"/>
              <w:r>
                <w:t xml:space="preserve"> </w:t>
              </w:r>
              <w:proofErr w:type="spellStart"/>
              <w:r>
                <w:t>khách</w:t>
              </w:r>
              <w:proofErr w:type="spellEnd"/>
              <w:r>
                <w:t xml:space="preserve"> </w:t>
              </w:r>
              <w:proofErr w:type="spellStart"/>
              <w:r>
                <w:t>hàng</w:t>
              </w:r>
            </w:ins>
            <w:proofErr w:type="spellEnd"/>
          </w:p>
        </w:tc>
        <w:tc>
          <w:tcPr>
            <w:tcW w:w="2340" w:type="dxa"/>
            <w:vAlign w:val="center"/>
            <w:tcPrChange w:id="1347" w:author="Ngoc Khai Nguyen" w:date="2019-05-14T08:20:00Z">
              <w:tcPr>
                <w:tcW w:w="1980" w:type="dxa"/>
                <w:vAlign w:val="center"/>
              </w:tcPr>
            </w:tcPrChange>
          </w:tcPr>
          <w:p w14:paraId="4C2D66D7" w14:textId="218692FD" w:rsidR="001463ED" w:rsidRDefault="001463ED" w:rsidP="009A101C">
            <w:pPr>
              <w:pStyle w:val="oancuaDanhsach"/>
              <w:ind w:left="0"/>
              <w:rPr>
                <w:ins w:id="1348" w:author="Ngoc Khai Nguyen" w:date="2019-05-09T22:54:00Z"/>
              </w:rPr>
            </w:pPr>
            <w:proofErr w:type="spellStart"/>
            <w:ins w:id="1349" w:author="Ngoc Khai Nguyen" w:date="2019-05-09T22:58:00Z">
              <w:r>
                <w:t>Tra</w:t>
              </w:r>
              <w:proofErr w:type="spellEnd"/>
              <w:r>
                <w:t xml:space="preserve"> </w:t>
              </w:r>
              <w:proofErr w:type="spellStart"/>
              <w:r>
                <w:t>cứu</w:t>
              </w:r>
              <w:proofErr w:type="spellEnd"/>
              <w:r>
                <w:t xml:space="preserve"> </w:t>
              </w:r>
              <w:proofErr w:type="spellStart"/>
              <w:r>
                <w:t>thông</w:t>
              </w:r>
              <w:proofErr w:type="spellEnd"/>
              <w:r>
                <w:t xml:space="preserve"> tin </w:t>
              </w:r>
              <w:proofErr w:type="spellStart"/>
              <w:r>
                <w:t>khách</w:t>
              </w:r>
              <w:proofErr w:type="spellEnd"/>
              <w:r>
                <w:t xml:space="preserve"> </w:t>
              </w:r>
              <w:proofErr w:type="spellStart"/>
              <w:r>
                <w:t>hàng</w:t>
              </w:r>
            </w:ins>
            <w:proofErr w:type="spellEnd"/>
          </w:p>
        </w:tc>
        <w:tc>
          <w:tcPr>
            <w:tcW w:w="5310" w:type="dxa"/>
            <w:vAlign w:val="center"/>
            <w:tcPrChange w:id="1350" w:author="Ngoc Khai Nguyen" w:date="2019-05-14T08:20:00Z">
              <w:tcPr>
                <w:tcW w:w="2700" w:type="dxa"/>
                <w:vAlign w:val="center"/>
              </w:tcPr>
            </w:tcPrChange>
          </w:tcPr>
          <w:p w14:paraId="19DE0F05" w14:textId="41DDCDF5" w:rsidR="001463ED" w:rsidRDefault="00E41356" w:rsidP="009A101C">
            <w:pPr>
              <w:pStyle w:val="oancuaDanhsach"/>
              <w:ind w:left="0"/>
              <w:rPr>
                <w:ins w:id="1351" w:author="Ngoc Khai Nguyen" w:date="2019-05-09T22:54:00Z"/>
              </w:rPr>
            </w:pPr>
            <w:proofErr w:type="spellStart"/>
            <w:ins w:id="1352" w:author="Ngoc Khai Nguyen" w:date="2019-05-14T20:39:00Z">
              <w:r>
                <w:t>Xem</w:t>
              </w:r>
              <w:proofErr w:type="spellEnd"/>
              <w:r>
                <w:t xml:space="preserve"> </w:t>
              </w:r>
            </w:ins>
            <w:proofErr w:type="spellStart"/>
            <w:ins w:id="1353" w:author="Ngoc Khai Nguyen" w:date="2019-05-14T20:41:00Z">
              <w:r w:rsidR="000E7115">
                <w:t>thông</w:t>
              </w:r>
              <w:proofErr w:type="spellEnd"/>
              <w:r w:rsidR="000E7115">
                <w:t xml:space="preserve"> tin </w:t>
              </w:r>
              <w:proofErr w:type="spellStart"/>
              <w:r w:rsidR="000E7115">
                <w:t>danh</w:t>
              </w:r>
              <w:proofErr w:type="spellEnd"/>
              <w:r w:rsidR="000E7115">
                <w:t xml:space="preserve"> </w:t>
              </w:r>
              <w:proofErr w:type="spellStart"/>
              <w:r w:rsidR="000E7115">
                <w:t>sách</w:t>
              </w:r>
              <w:proofErr w:type="spellEnd"/>
              <w:r w:rsidR="000E7115">
                <w:t xml:space="preserve"> </w:t>
              </w:r>
              <w:proofErr w:type="spellStart"/>
              <w:r w:rsidR="000E7115">
                <w:t>các</w:t>
              </w:r>
              <w:proofErr w:type="spellEnd"/>
              <w:r w:rsidR="000E7115">
                <w:t xml:space="preserve"> </w:t>
              </w:r>
              <w:proofErr w:type="spellStart"/>
              <w:r w:rsidR="000E7115">
                <w:t>khách</w:t>
              </w:r>
              <w:proofErr w:type="spellEnd"/>
              <w:r w:rsidR="000E7115">
                <w:t xml:space="preserve"> </w:t>
              </w:r>
              <w:proofErr w:type="spellStart"/>
              <w:proofErr w:type="gramStart"/>
              <w:r w:rsidR="000E7115">
                <w:t>hàng</w:t>
              </w:r>
              <w:proofErr w:type="spellEnd"/>
              <w:r w:rsidR="000E7115">
                <w:t xml:space="preserve"> </w:t>
              </w:r>
            </w:ins>
            <w:ins w:id="1354" w:author="Ngoc Khai Nguyen" w:date="2019-05-14T20:42:00Z">
              <w:r w:rsidR="000E7115">
                <w:t>,</w:t>
              </w:r>
              <w:proofErr w:type="gramEnd"/>
              <w:r w:rsidR="000E7115">
                <w:t xml:space="preserve"> </w:t>
              </w:r>
              <w:proofErr w:type="spellStart"/>
              <w:r w:rsidR="000E7115">
                <w:t>tìm</w:t>
              </w:r>
              <w:proofErr w:type="spellEnd"/>
              <w:r w:rsidR="000E7115">
                <w:t xml:space="preserve"> </w:t>
              </w:r>
              <w:proofErr w:type="spellStart"/>
              <w:r w:rsidR="000E7115">
                <w:t>kiếm</w:t>
              </w:r>
              <w:proofErr w:type="spellEnd"/>
              <w:r w:rsidR="000E7115">
                <w:t xml:space="preserve"> </w:t>
              </w:r>
              <w:proofErr w:type="spellStart"/>
              <w:r w:rsidR="000E7115">
                <w:t>thông</w:t>
              </w:r>
              <w:proofErr w:type="spellEnd"/>
              <w:r w:rsidR="000E7115">
                <w:t xml:space="preserve"> tin </w:t>
              </w:r>
              <w:proofErr w:type="spellStart"/>
              <w:r w:rsidR="000E7115">
                <w:t>khách</w:t>
              </w:r>
              <w:proofErr w:type="spellEnd"/>
              <w:r w:rsidR="000E7115">
                <w:t xml:space="preserve"> </w:t>
              </w:r>
              <w:proofErr w:type="spellStart"/>
              <w:r w:rsidR="000E7115">
                <w:t>hàng</w:t>
              </w:r>
              <w:proofErr w:type="spellEnd"/>
              <w:r w:rsidR="000E7115">
                <w:t xml:space="preserve"> </w:t>
              </w:r>
              <w:proofErr w:type="spellStart"/>
              <w:r w:rsidR="000E7115">
                <w:t>theo</w:t>
              </w:r>
              <w:proofErr w:type="spellEnd"/>
              <w:r w:rsidR="000E7115">
                <w:t xml:space="preserve"> </w:t>
              </w:r>
              <w:proofErr w:type="spellStart"/>
              <w:r w:rsidR="000E7115">
                <w:t>mã</w:t>
              </w:r>
              <w:proofErr w:type="spellEnd"/>
              <w:r w:rsidR="000E7115">
                <w:t xml:space="preserve"> </w:t>
              </w:r>
              <w:proofErr w:type="spellStart"/>
              <w:r w:rsidR="000E7115">
                <w:t>khách</w:t>
              </w:r>
              <w:proofErr w:type="spellEnd"/>
              <w:r w:rsidR="000E7115">
                <w:t xml:space="preserve"> </w:t>
              </w:r>
              <w:proofErr w:type="spellStart"/>
              <w:r w:rsidR="000E7115">
                <w:t>hàng</w:t>
              </w:r>
              <w:proofErr w:type="spellEnd"/>
              <w:r w:rsidR="000E7115">
                <w:t xml:space="preserve"> </w:t>
              </w:r>
              <w:proofErr w:type="spellStart"/>
              <w:r w:rsidR="000E7115">
                <w:t>hoặc</w:t>
              </w:r>
              <w:proofErr w:type="spellEnd"/>
              <w:r w:rsidR="000E7115">
                <w:t xml:space="preserve"> </w:t>
              </w:r>
              <w:proofErr w:type="spellStart"/>
              <w:r w:rsidR="000E7115">
                <w:t>tên</w:t>
              </w:r>
            </w:ins>
            <w:proofErr w:type="spellEnd"/>
          </w:p>
        </w:tc>
      </w:tr>
      <w:tr w:rsidR="001463ED" w14:paraId="317F5789" w14:textId="77777777" w:rsidTr="00560DAF">
        <w:trPr>
          <w:trHeight w:val="315"/>
          <w:ins w:id="1355" w:author="Ngoc Khai Nguyen" w:date="2019-05-09T22:54:00Z"/>
          <w:trPrChange w:id="1356" w:author="Ngoc Khai Nguyen" w:date="2019-05-14T08:20:00Z">
            <w:trPr>
              <w:trHeight w:val="315"/>
            </w:trPr>
          </w:trPrChange>
        </w:trPr>
        <w:tc>
          <w:tcPr>
            <w:tcW w:w="1350" w:type="dxa"/>
            <w:vMerge/>
            <w:vAlign w:val="center"/>
            <w:tcPrChange w:id="1357" w:author="Ngoc Khai Nguyen" w:date="2019-05-14T08:20:00Z">
              <w:tcPr>
                <w:tcW w:w="1350" w:type="dxa"/>
                <w:vMerge/>
                <w:vAlign w:val="center"/>
              </w:tcPr>
            </w:tcPrChange>
          </w:tcPr>
          <w:p w14:paraId="750602B9" w14:textId="77777777" w:rsidR="001463ED" w:rsidRDefault="001463ED">
            <w:pPr>
              <w:pStyle w:val="oancuaDanhsach"/>
              <w:ind w:left="0"/>
              <w:jc w:val="center"/>
              <w:rPr>
                <w:ins w:id="1358" w:author="Ngoc Khai Nguyen" w:date="2019-05-09T22:54:00Z"/>
              </w:rPr>
              <w:pPrChange w:id="1359" w:author="Hoan Ng" w:date="2019-05-09T23:04:00Z">
                <w:pPr>
                  <w:pStyle w:val="oancuaDanhsach"/>
                  <w:ind w:left="0"/>
                </w:pPr>
              </w:pPrChange>
            </w:pPr>
          </w:p>
        </w:tc>
        <w:tc>
          <w:tcPr>
            <w:tcW w:w="2340" w:type="dxa"/>
            <w:vAlign w:val="center"/>
            <w:tcPrChange w:id="1360" w:author="Ngoc Khai Nguyen" w:date="2019-05-14T08:20:00Z">
              <w:tcPr>
                <w:tcW w:w="1980" w:type="dxa"/>
                <w:vAlign w:val="center"/>
              </w:tcPr>
            </w:tcPrChange>
          </w:tcPr>
          <w:p w14:paraId="02A356DE" w14:textId="2DDB043B" w:rsidR="001463ED" w:rsidRDefault="001463ED" w:rsidP="009A101C">
            <w:pPr>
              <w:pStyle w:val="oancuaDanhsach"/>
              <w:ind w:left="0"/>
              <w:rPr>
                <w:ins w:id="1361" w:author="Ngoc Khai Nguyen" w:date="2019-05-09T22:54:00Z"/>
              </w:rPr>
            </w:pPr>
            <w:proofErr w:type="spellStart"/>
            <w:ins w:id="1362" w:author="Ngoc Khai Nguyen" w:date="2019-05-09T22:58:00Z">
              <w:r>
                <w:t>Thêm</w:t>
              </w:r>
              <w:proofErr w:type="spellEnd"/>
              <w:r>
                <w:t xml:space="preserve"> </w:t>
              </w:r>
              <w:proofErr w:type="spellStart"/>
              <w:r>
                <w:t>khách</w:t>
              </w:r>
              <w:proofErr w:type="spellEnd"/>
              <w:r>
                <w:t xml:space="preserve"> </w:t>
              </w:r>
              <w:proofErr w:type="spellStart"/>
              <w:r>
                <w:t>hàng</w:t>
              </w:r>
            </w:ins>
            <w:proofErr w:type="spellEnd"/>
          </w:p>
        </w:tc>
        <w:tc>
          <w:tcPr>
            <w:tcW w:w="5310" w:type="dxa"/>
            <w:vAlign w:val="center"/>
            <w:tcPrChange w:id="1363" w:author="Ngoc Khai Nguyen" w:date="2019-05-14T08:20:00Z">
              <w:tcPr>
                <w:tcW w:w="2700" w:type="dxa"/>
                <w:vAlign w:val="center"/>
              </w:tcPr>
            </w:tcPrChange>
          </w:tcPr>
          <w:p w14:paraId="1DEFD6B8" w14:textId="244CD661" w:rsidR="001463ED" w:rsidRDefault="000E7115" w:rsidP="009A101C">
            <w:pPr>
              <w:pStyle w:val="oancuaDanhsach"/>
              <w:ind w:left="0"/>
              <w:rPr>
                <w:ins w:id="1364" w:author="Ngoc Khai Nguyen" w:date="2019-05-09T22:54:00Z"/>
              </w:rPr>
            </w:pPr>
            <w:proofErr w:type="spellStart"/>
            <w:ins w:id="1365" w:author="Ngoc Khai Nguyen" w:date="2019-05-14T20:42:00Z">
              <w:r>
                <w:t>Thêm</w:t>
              </w:r>
              <w:proofErr w:type="spellEnd"/>
              <w:r>
                <w:t xml:space="preserve"> </w:t>
              </w:r>
              <w:proofErr w:type="spellStart"/>
              <w:r>
                <w:t>thông</w:t>
              </w:r>
              <w:proofErr w:type="spellEnd"/>
              <w:r>
                <w:t xml:space="preserve"> tin </w:t>
              </w:r>
              <w:proofErr w:type="spellStart"/>
              <w:r>
                <w:t>một</w:t>
              </w:r>
              <w:proofErr w:type="spellEnd"/>
              <w:r>
                <w:t xml:space="preserve"> </w:t>
              </w:r>
              <w:proofErr w:type="spellStart"/>
              <w:r>
                <w:t>khách</w:t>
              </w:r>
              <w:proofErr w:type="spellEnd"/>
              <w:r>
                <w:t xml:space="preserve"> </w:t>
              </w:r>
              <w:proofErr w:type="spellStart"/>
              <w:r>
                <w:t>hàng</w:t>
              </w:r>
              <w:proofErr w:type="spellEnd"/>
              <w:r>
                <w:t xml:space="preserve"> </w:t>
              </w:r>
              <w:proofErr w:type="spellStart"/>
              <w:r>
                <w:t>mới</w:t>
              </w:r>
              <w:proofErr w:type="spellEnd"/>
              <w:r>
                <w:t xml:space="preserve"> </w:t>
              </w:r>
              <w:proofErr w:type="spellStart"/>
              <w:r>
                <w:t>vào</w:t>
              </w:r>
              <w:proofErr w:type="spellEnd"/>
              <w:r>
                <w:t xml:space="preserve"> </w:t>
              </w:r>
              <w:proofErr w:type="spellStart"/>
              <w:r>
                <w:t>hệ</w:t>
              </w:r>
              <w:proofErr w:type="spellEnd"/>
              <w:r>
                <w:t xml:space="preserve"> </w:t>
              </w:r>
              <w:proofErr w:type="spellStart"/>
              <w:r>
                <w:t>thống</w:t>
              </w:r>
            </w:ins>
            <w:proofErr w:type="spellEnd"/>
          </w:p>
        </w:tc>
      </w:tr>
      <w:tr w:rsidR="001463ED" w14:paraId="76CB147C" w14:textId="77777777" w:rsidTr="00560DAF">
        <w:trPr>
          <w:trHeight w:val="315"/>
          <w:ins w:id="1366" w:author="Ngoc Khai Nguyen" w:date="2019-05-09T22:58:00Z"/>
          <w:trPrChange w:id="1367" w:author="Ngoc Khai Nguyen" w:date="2019-05-14T08:20:00Z">
            <w:trPr>
              <w:trHeight w:val="315"/>
            </w:trPr>
          </w:trPrChange>
        </w:trPr>
        <w:tc>
          <w:tcPr>
            <w:tcW w:w="1350" w:type="dxa"/>
            <w:vMerge/>
            <w:vAlign w:val="center"/>
            <w:tcPrChange w:id="1368" w:author="Ngoc Khai Nguyen" w:date="2019-05-14T08:20:00Z">
              <w:tcPr>
                <w:tcW w:w="1350" w:type="dxa"/>
                <w:vMerge/>
                <w:vAlign w:val="center"/>
              </w:tcPr>
            </w:tcPrChange>
          </w:tcPr>
          <w:p w14:paraId="0225C672" w14:textId="77777777" w:rsidR="001463ED" w:rsidRDefault="001463ED">
            <w:pPr>
              <w:pStyle w:val="oancuaDanhsach"/>
              <w:ind w:left="0"/>
              <w:jc w:val="center"/>
              <w:rPr>
                <w:ins w:id="1369" w:author="Ngoc Khai Nguyen" w:date="2019-05-09T22:58:00Z"/>
              </w:rPr>
              <w:pPrChange w:id="1370" w:author="Hoan Ng" w:date="2019-05-09T23:04:00Z">
                <w:pPr>
                  <w:pStyle w:val="oancuaDanhsach"/>
                  <w:ind w:left="0"/>
                </w:pPr>
              </w:pPrChange>
            </w:pPr>
          </w:p>
        </w:tc>
        <w:tc>
          <w:tcPr>
            <w:tcW w:w="2340" w:type="dxa"/>
            <w:vAlign w:val="center"/>
            <w:tcPrChange w:id="1371" w:author="Ngoc Khai Nguyen" w:date="2019-05-14T08:20:00Z">
              <w:tcPr>
                <w:tcW w:w="1980" w:type="dxa"/>
                <w:vAlign w:val="center"/>
              </w:tcPr>
            </w:tcPrChange>
          </w:tcPr>
          <w:p w14:paraId="7E3AAA60" w14:textId="34D982C5" w:rsidR="001463ED" w:rsidRDefault="001463ED" w:rsidP="009A101C">
            <w:pPr>
              <w:pStyle w:val="oancuaDanhsach"/>
              <w:ind w:left="0"/>
              <w:rPr>
                <w:ins w:id="1372" w:author="Ngoc Khai Nguyen" w:date="2019-05-09T22:58:00Z"/>
              </w:rPr>
            </w:pPr>
            <w:proofErr w:type="spellStart"/>
            <w:ins w:id="1373" w:author="Ngoc Khai Nguyen" w:date="2019-05-09T22:58:00Z">
              <w:r>
                <w:t>Sữa</w:t>
              </w:r>
              <w:proofErr w:type="spellEnd"/>
              <w:r>
                <w:t xml:space="preserve"> </w:t>
              </w:r>
              <w:proofErr w:type="spellStart"/>
              <w:r>
                <w:t>khách</w:t>
              </w:r>
              <w:proofErr w:type="spellEnd"/>
              <w:r>
                <w:t xml:space="preserve"> </w:t>
              </w:r>
              <w:proofErr w:type="spellStart"/>
              <w:r>
                <w:t>hàng</w:t>
              </w:r>
              <w:proofErr w:type="spellEnd"/>
            </w:ins>
          </w:p>
        </w:tc>
        <w:tc>
          <w:tcPr>
            <w:tcW w:w="5310" w:type="dxa"/>
            <w:vAlign w:val="center"/>
            <w:tcPrChange w:id="1374" w:author="Ngoc Khai Nguyen" w:date="2019-05-14T08:20:00Z">
              <w:tcPr>
                <w:tcW w:w="2700" w:type="dxa"/>
                <w:vAlign w:val="center"/>
              </w:tcPr>
            </w:tcPrChange>
          </w:tcPr>
          <w:p w14:paraId="43217D27" w14:textId="335BB6CB" w:rsidR="001463ED" w:rsidRDefault="000E7115" w:rsidP="009A101C">
            <w:pPr>
              <w:pStyle w:val="oancuaDanhsach"/>
              <w:ind w:left="0"/>
              <w:rPr>
                <w:ins w:id="1375" w:author="Ngoc Khai Nguyen" w:date="2019-05-09T22:58:00Z"/>
              </w:rPr>
            </w:pPr>
            <w:proofErr w:type="spellStart"/>
            <w:ins w:id="1376" w:author="Ngoc Khai Nguyen" w:date="2019-05-14T20:42:00Z">
              <w:r>
                <w:t>Sữa</w:t>
              </w:r>
              <w:proofErr w:type="spellEnd"/>
              <w:r>
                <w:t xml:space="preserve"> </w:t>
              </w:r>
              <w:proofErr w:type="spellStart"/>
              <w:r>
                <w:t>thông</w:t>
              </w:r>
              <w:proofErr w:type="spellEnd"/>
              <w:r>
                <w:t xml:space="preserve"> tin </w:t>
              </w:r>
            </w:ins>
            <w:proofErr w:type="spellStart"/>
            <w:ins w:id="1377" w:author="Ngoc Khai Nguyen" w:date="2019-05-14T20:43:00Z">
              <w:r>
                <w:t>khách</w:t>
              </w:r>
              <w:proofErr w:type="spellEnd"/>
              <w:r>
                <w:t xml:space="preserve"> </w:t>
              </w:r>
              <w:proofErr w:type="spellStart"/>
              <w:r>
                <w:t>hàng</w:t>
              </w:r>
              <w:proofErr w:type="spellEnd"/>
              <w:r>
                <w:t xml:space="preserve"> </w:t>
              </w:r>
              <w:proofErr w:type="spellStart"/>
              <w:r>
                <w:t>đã</w:t>
              </w:r>
              <w:proofErr w:type="spellEnd"/>
              <w:r>
                <w:t xml:space="preserve"> </w:t>
              </w:r>
              <w:proofErr w:type="spellStart"/>
              <w:r>
                <w:t>có</w:t>
              </w:r>
              <w:proofErr w:type="spellEnd"/>
              <w:r>
                <w:t xml:space="preserve"> </w:t>
              </w:r>
              <w:proofErr w:type="spellStart"/>
              <w:r>
                <w:t>sẵn</w:t>
              </w:r>
              <w:proofErr w:type="spellEnd"/>
              <w:r>
                <w:t xml:space="preserve"> </w:t>
              </w:r>
              <w:proofErr w:type="spellStart"/>
              <w:r>
                <w:t>trong</w:t>
              </w:r>
              <w:proofErr w:type="spellEnd"/>
              <w:r>
                <w:t xml:space="preserve"> </w:t>
              </w:r>
              <w:proofErr w:type="spellStart"/>
              <w:r>
                <w:t>hệ</w:t>
              </w:r>
              <w:proofErr w:type="spellEnd"/>
              <w:r>
                <w:t xml:space="preserve"> </w:t>
              </w:r>
              <w:proofErr w:type="spellStart"/>
              <w:r>
                <w:t>thống</w:t>
              </w:r>
            </w:ins>
            <w:proofErr w:type="spellEnd"/>
          </w:p>
        </w:tc>
      </w:tr>
      <w:tr w:rsidR="001463ED" w14:paraId="59C93793" w14:textId="77777777" w:rsidTr="00560DAF">
        <w:trPr>
          <w:trHeight w:val="315"/>
          <w:ins w:id="1378" w:author="Ngoc Khai Nguyen" w:date="2019-05-09T22:58:00Z"/>
          <w:trPrChange w:id="1379" w:author="Ngoc Khai Nguyen" w:date="2019-05-14T08:20:00Z">
            <w:trPr>
              <w:trHeight w:val="315"/>
            </w:trPr>
          </w:trPrChange>
        </w:trPr>
        <w:tc>
          <w:tcPr>
            <w:tcW w:w="1350" w:type="dxa"/>
            <w:vMerge/>
            <w:vAlign w:val="center"/>
            <w:tcPrChange w:id="1380" w:author="Ngoc Khai Nguyen" w:date="2019-05-14T08:20:00Z">
              <w:tcPr>
                <w:tcW w:w="1350" w:type="dxa"/>
                <w:vMerge/>
                <w:vAlign w:val="center"/>
              </w:tcPr>
            </w:tcPrChange>
          </w:tcPr>
          <w:p w14:paraId="75072A89" w14:textId="77777777" w:rsidR="001463ED" w:rsidRDefault="001463ED">
            <w:pPr>
              <w:pStyle w:val="oancuaDanhsach"/>
              <w:ind w:left="0"/>
              <w:jc w:val="center"/>
              <w:rPr>
                <w:ins w:id="1381" w:author="Ngoc Khai Nguyen" w:date="2019-05-09T22:58:00Z"/>
              </w:rPr>
              <w:pPrChange w:id="1382" w:author="Hoan Ng" w:date="2019-05-09T23:04:00Z">
                <w:pPr>
                  <w:pStyle w:val="oancuaDanhsach"/>
                  <w:ind w:left="0"/>
                </w:pPr>
              </w:pPrChange>
            </w:pPr>
          </w:p>
        </w:tc>
        <w:tc>
          <w:tcPr>
            <w:tcW w:w="2340" w:type="dxa"/>
            <w:vAlign w:val="center"/>
            <w:tcPrChange w:id="1383" w:author="Ngoc Khai Nguyen" w:date="2019-05-14T08:20:00Z">
              <w:tcPr>
                <w:tcW w:w="1980" w:type="dxa"/>
                <w:vAlign w:val="center"/>
              </w:tcPr>
            </w:tcPrChange>
          </w:tcPr>
          <w:p w14:paraId="2EF7AF73" w14:textId="0FE6FAE7" w:rsidR="001463ED" w:rsidRDefault="001463ED" w:rsidP="009A101C">
            <w:pPr>
              <w:pStyle w:val="oancuaDanhsach"/>
              <w:ind w:left="0"/>
              <w:rPr>
                <w:ins w:id="1384" w:author="Ngoc Khai Nguyen" w:date="2019-05-09T22:58:00Z"/>
              </w:rPr>
            </w:pPr>
            <w:proofErr w:type="spellStart"/>
            <w:ins w:id="1385" w:author="Ngoc Khai Nguyen" w:date="2019-05-09T22:59:00Z">
              <w:r>
                <w:t>Xóa</w:t>
              </w:r>
              <w:proofErr w:type="spellEnd"/>
              <w:r>
                <w:t xml:space="preserve"> </w:t>
              </w:r>
              <w:proofErr w:type="spellStart"/>
              <w:r>
                <w:t>khách</w:t>
              </w:r>
              <w:proofErr w:type="spellEnd"/>
              <w:r>
                <w:t xml:space="preserve"> </w:t>
              </w:r>
              <w:proofErr w:type="spellStart"/>
              <w:r>
                <w:t>hàng</w:t>
              </w:r>
            </w:ins>
            <w:proofErr w:type="spellEnd"/>
          </w:p>
        </w:tc>
        <w:tc>
          <w:tcPr>
            <w:tcW w:w="5310" w:type="dxa"/>
            <w:vAlign w:val="center"/>
            <w:tcPrChange w:id="1386" w:author="Ngoc Khai Nguyen" w:date="2019-05-14T08:20:00Z">
              <w:tcPr>
                <w:tcW w:w="2700" w:type="dxa"/>
                <w:vAlign w:val="center"/>
              </w:tcPr>
            </w:tcPrChange>
          </w:tcPr>
          <w:p w14:paraId="36EA68F4" w14:textId="1DECEA02" w:rsidR="001463ED" w:rsidRDefault="000E7115" w:rsidP="009A101C">
            <w:pPr>
              <w:pStyle w:val="oancuaDanhsach"/>
              <w:ind w:left="0"/>
              <w:rPr>
                <w:ins w:id="1387" w:author="Ngoc Khai Nguyen" w:date="2019-05-09T22:58:00Z"/>
              </w:rPr>
            </w:pPr>
            <w:proofErr w:type="spellStart"/>
            <w:ins w:id="1388" w:author="Ngoc Khai Nguyen" w:date="2019-05-14T20:43:00Z">
              <w:r>
                <w:t>Xóa</w:t>
              </w:r>
              <w:proofErr w:type="spellEnd"/>
              <w:r>
                <w:t xml:space="preserve"> </w:t>
              </w:r>
              <w:proofErr w:type="spellStart"/>
              <w:r>
                <w:t>thông</w:t>
              </w:r>
              <w:proofErr w:type="spellEnd"/>
              <w:r>
                <w:t xml:space="preserve"> tin </w:t>
              </w:r>
              <w:proofErr w:type="spellStart"/>
              <w:r>
                <w:t>khách</w:t>
              </w:r>
              <w:proofErr w:type="spellEnd"/>
              <w:r>
                <w:t xml:space="preserve"> </w:t>
              </w:r>
              <w:proofErr w:type="spellStart"/>
              <w:r>
                <w:t>hàng</w:t>
              </w:r>
              <w:proofErr w:type="spellEnd"/>
              <w:r>
                <w:t xml:space="preserve"> </w:t>
              </w:r>
              <w:proofErr w:type="spellStart"/>
              <w:r>
                <w:t>trên</w:t>
              </w:r>
              <w:proofErr w:type="spellEnd"/>
              <w:r>
                <w:t xml:space="preserve"> </w:t>
              </w:r>
              <w:proofErr w:type="spellStart"/>
              <w:r>
                <w:t>hệ</w:t>
              </w:r>
              <w:proofErr w:type="spellEnd"/>
              <w:r>
                <w:t xml:space="preserve"> </w:t>
              </w:r>
              <w:proofErr w:type="spellStart"/>
              <w:r>
                <w:t>thống</w:t>
              </w:r>
            </w:ins>
            <w:proofErr w:type="spellEnd"/>
          </w:p>
        </w:tc>
      </w:tr>
      <w:tr w:rsidR="001463ED" w14:paraId="16D43D8E" w14:textId="77777777" w:rsidTr="00560DAF">
        <w:trPr>
          <w:trHeight w:val="315"/>
          <w:ins w:id="1389" w:author="Ngoc Khai Nguyen" w:date="2019-05-09T22:59:00Z"/>
          <w:trPrChange w:id="1390" w:author="Ngoc Khai Nguyen" w:date="2019-05-14T08:20:00Z">
            <w:trPr>
              <w:trHeight w:val="315"/>
            </w:trPr>
          </w:trPrChange>
        </w:trPr>
        <w:tc>
          <w:tcPr>
            <w:tcW w:w="1350" w:type="dxa"/>
            <w:vMerge/>
            <w:vAlign w:val="center"/>
            <w:tcPrChange w:id="1391" w:author="Ngoc Khai Nguyen" w:date="2019-05-14T08:20:00Z">
              <w:tcPr>
                <w:tcW w:w="1350" w:type="dxa"/>
                <w:vMerge/>
                <w:vAlign w:val="center"/>
              </w:tcPr>
            </w:tcPrChange>
          </w:tcPr>
          <w:p w14:paraId="0857B77E" w14:textId="77777777" w:rsidR="001463ED" w:rsidRDefault="001463ED">
            <w:pPr>
              <w:pStyle w:val="oancuaDanhsach"/>
              <w:ind w:left="0"/>
              <w:jc w:val="center"/>
              <w:rPr>
                <w:ins w:id="1392" w:author="Ngoc Khai Nguyen" w:date="2019-05-09T22:59:00Z"/>
              </w:rPr>
              <w:pPrChange w:id="1393" w:author="Hoan Ng" w:date="2019-05-09T23:04:00Z">
                <w:pPr>
                  <w:pStyle w:val="oancuaDanhsach"/>
                  <w:ind w:left="0"/>
                </w:pPr>
              </w:pPrChange>
            </w:pPr>
          </w:p>
        </w:tc>
        <w:tc>
          <w:tcPr>
            <w:tcW w:w="2340" w:type="dxa"/>
            <w:vAlign w:val="center"/>
            <w:tcPrChange w:id="1394" w:author="Ngoc Khai Nguyen" w:date="2019-05-14T08:20:00Z">
              <w:tcPr>
                <w:tcW w:w="1980" w:type="dxa"/>
                <w:vAlign w:val="center"/>
              </w:tcPr>
            </w:tcPrChange>
          </w:tcPr>
          <w:p w14:paraId="28271665" w14:textId="4991DC7D" w:rsidR="001463ED" w:rsidRDefault="001463ED">
            <w:pPr>
              <w:rPr>
                <w:ins w:id="1395" w:author="Ngoc Khai Nguyen" w:date="2019-05-09T22:59:00Z"/>
              </w:rPr>
              <w:pPrChange w:id="1396" w:author="Hoan Ng" w:date="2019-05-09T22:59:00Z">
                <w:pPr>
                  <w:pStyle w:val="oancuaDanhsach"/>
                  <w:ind w:left="0"/>
                </w:pPr>
              </w:pPrChange>
            </w:pPr>
            <w:proofErr w:type="spellStart"/>
            <w:ins w:id="1397" w:author="Ngoc Khai Nguyen" w:date="2019-05-09T22:59:00Z">
              <w:r>
                <w:t>Quản</w:t>
              </w:r>
              <w:proofErr w:type="spellEnd"/>
              <w:r>
                <w:t xml:space="preserve"> </w:t>
              </w:r>
              <w:proofErr w:type="spellStart"/>
              <w:r>
                <w:t>lý</w:t>
              </w:r>
              <w:proofErr w:type="spellEnd"/>
              <w:r>
                <w:t xml:space="preserve"> </w:t>
              </w:r>
              <w:proofErr w:type="spellStart"/>
              <w:r>
                <w:t>nợ</w:t>
              </w:r>
              <w:proofErr w:type="spellEnd"/>
              <w:r>
                <w:t xml:space="preserve"> </w:t>
              </w:r>
              <w:proofErr w:type="spellStart"/>
              <w:r>
                <w:t>khách</w:t>
              </w:r>
              <w:proofErr w:type="spellEnd"/>
              <w:r>
                <w:t xml:space="preserve"> </w:t>
              </w:r>
              <w:proofErr w:type="spellStart"/>
              <w:r>
                <w:t>hàng</w:t>
              </w:r>
              <w:proofErr w:type="spellEnd"/>
            </w:ins>
          </w:p>
        </w:tc>
        <w:tc>
          <w:tcPr>
            <w:tcW w:w="5310" w:type="dxa"/>
            <w:vAlign w:val="center"/>
            <w:tcPrChange w:id="1398" w:author="Ngoc Khai Nguyen" w:date="2019-05-14T08:20:00Z">
              <w:tcPr>
                <w:tcW w:w="2700" w:type="dxa"/>
                <w:vAlign w:val="center"/>
              </w:tcPr>
            </w:tcPrChange>
          </w:tcPr>
          <w:p w14:paraId="65CD7A28" w14:textId="18C647E8" w:rsidR="001463ED" w:rsidRDefault="000E7115" w:rsidP="009A101C">
            <w:pPr>
              <w:pStyle w:val="oancuaDanhsach"/>
              <w:ind w:left="0"/>
              <w:rPr>
                <w:ins w:id="1399" w:author="Ngoc Khai Nguyen" w:date="2019-05-09T22:59:00Z"/>
              </w:rPr>
            </w:pPr>
            <w:proofErr w:type="spellStart"/>
            <w:ins w:id="1400" w:author="Ngoc Khai Nguyen" w:date="2019-05-14T20:43:00Z">
              <w:r>
                <w:t>Xem</w:t>
              </w:r>
            </w:ins>
            <w:proofErr w:type="spellEnd"/>
            <w:ins w:id="1401" w:author="Ngoc Khai Nguyen" w:date="2019-05-14T20:44:00Z">
              <w:r>
                <w:t xml:space="preserve"> </w:t>
              </w:r>
              <w:proofErr w:type="spellStart"/>
              <w:r>
                <w:t>thông</w:t>
              </w:r>
              <w:proofErr w:type="spellEnd"/>
              <w:r>
                <w:t xml:space="preserve"> tin </w:t>
              </w:r>
              <w:proofErr w:type="spellStart"/>
              <w:r>
                <w:t>nợ</w:t>
              </w:r>
              <w:proofErr w:type="spellEnd"/>
              <w:r>
                <w:t xml:space="preserve"> </w:t>
              </w:r>
              <w:proofErr w:type="spellStart"/>
              <w:r>
                <w:t>cảu</w:t>
              </w:r>
              <w:proofErr w:type="spellEnd"/>
              <w:r>
                <w:t xml:space="preserve"> </w:t>
              </w:r>
              <w:proofErr w:type="spellStart"/>
              <w:r>
                <w:t>các</w:t>
              </w:r>
              <w:proofErr w:type="spellEnd"/>
              <w:r>
                <w:t xml:space="preserve"> </w:t>
              </w:r>
              <w:proofErr w:type="spellStart"/>
              <w:r>
                <w:t>khách</w:t>
              </w:r>
              <w:proofErr w:type="spellEnd"/>
              <w:r>
                <w:t xml:space="preserve"> </w:t>
              </w:r>
              <w:proofErr w:type="spellStart"/>
              <w:r>
                <w:t>hàng</w:t>
              </w:r>
              <w:proofErr w:type="spellEnd"/>
              <w:r>
                <w:t xml:space="preserve">, </w:t>
              </w:r>
              <w:proofErr w:type="spellStart"/>
              <w:r>
                <w:t>cũng</w:t>
              </w:r>
              <w:proofErr w:type="spellEnd"/>
              <w:r>
                <w:t xml:space="preserve"> </w:t>
              </w:r>
              <w:proofErr w:type="spellStart"/>
              <w:r>
                <w:t>như</w:t>
              </w:r>
              <w:proofErr w:type="spellEnd"/>
              <w:r>
                <w:t xml:space="preserve"> </w:t>
              </w:r>
              <w:proofErr w:type="spellStart"/>
              <w:r>
                <w:t>danh</w:t>
              </w:r>
              <w:proofErr w:type="spellEnd"/>
              <w:r>
                <w:t xml:space="preserve"> </w:t>
              </w:r>
              <w:proofErr w:type="spellStart"/>
              <w:r>
                <w:t>sách</w:t>
              </w:r>
              <w:proofErr w:type="spellEnd"/>
              <w:r>
                <w:t xml:space="preserve"> </w:t>
              </w:r>
              <w:proofErr w:type="spellStart"/>
              <w:r>
                <w:t>các</w:t>
              </w:r>
              <w:proofErr w:type="spellEnd"/>
              <w:r>
                <w:t xml:space="preserve"> </w:t>
              </w:r>
              <w:proofErr w:type="spellStart"/>
              <w:r>
                <w:t>khách</w:t>
              </w:r>
              <w:proofErr w:type="spellEnd"/>
              <w:r>
                <w:t xml:space="preserve"> </w:t>
              </w:r>
              <w:proofErr w:type="spellStart"/>
              <w:r>
                <w:t>hàng</w:t>
              </w:r>
              <w:proofErr w:type="spellEnd"/>
              <w:r>
                <w:t xml:space="preserve"> </w:t>
              </w:r>
              <w:proofErr w:type="spellStart"/>
              <w:r>
                <w:t>có</w:t>
              </w:r>
              <w:proofErr w:type="spellEnd"/>
              <w:r>
                <w:t xml:space="preserve"> </w:t>
              </w:r>
              <w:proofErr w:type="spellStart"/>
              <w:r>
                <w:t>khoản</w:t>
              </w:r>
              <w:proofErr w:type="spellEnd"/>
              <w:r>
                <w:t xml:space="preserve"> </w:t>
              </w:r>
              <w:proofErr w:type="spellStart"/>
              <w:r>
                <w:t>nợ</w:t>
              </w:r>
              <w:proofErr w:type="spellEnd"/>
              <w:r>
                <w:t xml:space="preserve"> </w:t>
              </w:r>
              <w:proofErr w:type="spellStart"/>
              <w:r>
                <w:t>lớn</w:t>
              </w:r>
            </w:ins>
            <w:proofErr w:type="spellEnd"/>
          </w:p>
        </w:tc>
      </w:tr>
      <w:tr w:rsidR="001463ED" w14:paraId="5B317FB1" w14:textId="77777777" w:rsidTr="00560DAF">
        <w:trPr>
          <w:trHeight w:val="315"/>
          <w:ins w:id="1402" w:author="Ngoc Khai Nguyen" w:date="2019-05-09T22:59:00Z"/>
          <w:trPrChange w:id="1403" w:author="Ngoc Khai Nguyen" w:date="2019-05-14T08:20:00Z">
            <w:trPr>
              <w:trHeight w:val="315"/>
            </w:trPr>
          </w:trPrChange>
        </w:trPr>
        <w:tc>
          <w:tcPr>
            <w:tcW w:w="1350" w:type="dxa"/>
            <w:vMerge w:val="restart"/>
            <w:vAlign w:val="center"/>
            <w:tcPrChange w:id="1404" w:author="Ngoc Khai Nguyen" w:date="2019-05-14T08:20:00Z">
              <w:tcPr>
                <w:tcW w:w="1350" w:type="dxa"/>
                <w:vMerge w:val="restart"/>
                <w:vAlign w:val="center"/>
              </w:tcPr>
            </w:tcPrChange>
          </w:tcPr>
          <w:p w14:paraId="16B27E27" w14:textId="7FF39E04" w:rsidR="001463ED" w:rsidRDefault="001463ED">
            <w:pPr>
              <w:pStyle w:val="oancuaDanhsach"/>
              <w:ind w:left="0"/>
              <w:jc w:val="center"/>
              <w:rPr>
                <w:ins w:id="1405" w:author="Ngoc Khai Nguyen" w:date="2019-05-09T22:59:00Z"/>
              </w:rPr>
              <w:pPrChange w:id="1406" w:author="Hoan Ng" w:date="2019-05-09T23:04:00Z">
                <w:pPr>
                  <w:pStyle w:val="oancuaDanhsach"/>
                  <w:ind w:left="0"/>
                </w:pPr>
              </w:pPrChange>
            </w:pPr>
            <w:proofErr w:type="spellStart"/>
            <w:ins w:id="1407" w:author="Ngoc Khai Nguyen" w:date="2019-05-09T23:03:00Z">
              <w:r>
                <w:t>Quản</w:t>
              </w:r>
              <w:proofErr w:type="spellEnd"/>
              <w:r>
                <w:t xml:space="preserve"> </w:t>
              </w:r>
              <w:proofErr w:type="spellStart"/>
              <w:r>
                <w:t>lý</w:t>
              </w:r>
              <w:proofErr w:type="spellEnd"/>
              <w:r>
                <w:t xml:space="preserve"> </w:t>
              </w:r>
              <w:proofErr w:type="spellStart"/>
              <w:r>
                <w:t>nhập</w:t>
              </w:r>
            </w:ins>
            <w:proofErr w:type="spellEnd"/>
            <w:ins w:id="1408" w:author="Ngoc Khai Nguyen" w:date="2019-05-09T23:04:00Z">
              <w:r>
                <w:t xml:space="preserve"> </w:t>
              </w:r>
              <w:proofErr w:type="spellStart"/>
              <w:r>
                <w:t>sách</w:t>
              </w:r>
            </w:ins>
            <w:proofErr w:type="spellEnd"/>
          </w:p>
        </w:tc>
        <w:tc>
          <w:tcPr>
            <w:tcW w:w="2340" w:type="dxa"/>
            <w:vAlign w:val="center"/>
            <w:tcPrChange w:id="1409" w:author="Ngoc Khai Nguyen" w:date="2019-05-14T08:20:00Z">
              <w:tcPr>
                <w:tcW w:w="1980" w:type="dxa"/>
                <w:vAlign w:val="center"/>
              </w:tcPr>
            </w:tcPrChange>
          </w:tcPr>
          <w:p w14:paraId="589E6DB4" w14:textId="3281EBC8" w:rsidR="001463ED" w:rsidRDefault="001463ED" w:rsidP="009A101C">
            <w:pPr>
              <w:rPr>
                <w:ins w:id="1410" w:author="Ngoc Khai Nguyen" w:date="2019-05-09T22:59:00Z"/>
              </w:rPr>
            </w:pPr>
            <w:proofErr w:type="spellStart"/>
            <w:ins w:id="1411" w:author="Ngoc Khai Nguyen" w:date="2019-05-09T23:00:00Z">
              <w:r>
                <w:t>Tra</w:t>
              </w:r>
              <w:proofErr w:type="spellEnd"/>
              <w:r>
                <w:t xml:space="preserve"> </w:t>
              </w:r>
              <w:proofErr w:type="spellStart"/>
              <w:r>
                <w:t>cứu</w:t>
              </w:r>
              <w:proofErr w:type="spellEnd"/>
              <w:r>
                <w:t xml:space="preserve"> </w:t>
              </w:r>
              <w:proofErr w:type="spellStart"/>
              <w:r>
                <w:t>danh</w:t>
              </w:r>
              <w:proofErr w:type="spellEnd"/>
              <w:r>
                <w:t xml:space="preserve"> </w:t>
              </w:r>
              <w:proofErr w:type="spellStart"/>
              <w:r>
                <w:t>sách</w:t>
              </w:r>
              <w:proofErr w:type="spellEnd"/>
              <w:r>
                <w:t xml:space="preserve"> </w:t>
              </w:r>
              <w:proofErr w:type="spellStart"/>
              <w:r>
                <w:t>sách</w:t>
              </w:r>
              <w:proofErr w:type="spellEnd"/>
              <w:r>
                <w:t xml:space="preserve"> </w:t>
              </w:r>
              <w:proofErr w:type="spellStart"/>
              <w:r>
                <w:t>cần</w:t>
              </w:r>
              <w:proofErr w:type="spellEnd"/>
              <w:r>
                <w:t xml:space="preserve"> </w:t>
              </w:r>
              <w:proofErr w:type="spellStart"/>
              <w:r>
                <w:t>nhập</w:t>
              </w:r>
            </w:ins>
            <w:proofErr w:type="spellEnd"/>
          </w:p>
        </w:tc>
        <w:tc>
          <w:tcPr>
            <w:tcW w:w="5310" w:type="dxa"/>
            <w:vAlign w:val="center"/>
            <w:tcPrChange w:id="1412" w:author="Ngoc Khai Nguyen" w:date="2019-05-14T08:20:00Z">
              <w:tcPr>
                <w:tcW w:w="2700" w:type="dxa"/>
                <w:vAlign w:val="center"/>
              </w:tcPr>
            </w:tcPrChange>
          </w:tcPr>
          <w:p w14:paraId="41866084" w14:textId="2C8311D1" w:rsidR="001463ED" w:rsidRDefault="000E7115" w:rsidP="009A101C">
            <w:pPr>
              <w:pStyle w:val="oancuaDanhsach"/>
              <w:ind w:left="0"/>
              <w:rPr>
                <w:ins w:id="1413" w:author="Ngoc Khai Nguyen" w:date="2019-05-09T22:59:00Z"/>
              </w:rPr>
            </w:pPr>
            <w:proofErr w:type="spellStart"/>
            <w:ins w:id="1414" w:author="Ngoc Khai Nguyen" w:date="2019-05-14T20:45:00Z">
              <w:r>
                <w:t>Xem</w:t>
              </w:r>
              <w:proofErr w:type="spellEnd"/>
              <w:r>
                <w:t xml:space="preserve">, </w:t>
              </w:r>
              <w:proofErr w:type="spellStart"/>
              <w:r>
                <w:t>tìm</w:t>
              </w:r>
              <w:proofErr w:type="spellEnd"/>
              <w:r>
                <w:t xml:space="preserve">, </w:t>
              </w:r>
              <w:proofErr w:type="spellStart"/>
              <w:r>
                <w:t>lọc</w:t>
              </w:r>
              <w:proofErr w:type="spellEnd"/>
              <w:r>
                <w:t xml:space="preserve"> </w:t>
              </w:r>
              <w:proofErr w:type="spellStart"/>
              <w:r>
                <w:t>các</w:t>
              </w:r>
              <w:proofErr w:type="spellEnd"/>
              <w:r>
                <w:t xml:space="preserve"> </w:t>
              </w:r>
              <w:proofErr w:type="spellStart"/>
              <w:r>
                <w:t>loại</w:t>
              </w:r>
              <w:proofErr w:type="spellEnd"/>
              <w:r>
                <w:t xml:space="preserve"> </w:t>
              </w:r>
              <w:proofErr w:type="spellStart"/>
              <w:r>
                <w:t>sách</w:t>
              </w:r>
              <w:proofErr w:type="spellEnd"/>
              <w:r>
                <w:t xml:space="preserve"> </w:t>
              </w:r>
              <w:proofErr w:type="spellStart"/>
              <w:r>
                <w:t>đang</w:t>
              </w:r>
              <w:proofErr w:type="spellEnd"/>
              <w:r>
                <w:t xml:space="preserve"> </w:t>
              </w:r>
              <w:proofErr w:type="spellStart"/>
              <w:r>
                <w:t>có</w:t>
              </w:r>
              <w:proofErr w:type="spellEnd"/>
              <w:r>
                <w:t xml:space="preserve"> </w:t>
              </w:r>
              <w:proofErr w:type="spellStart"/>
              <w:r>
                <w:t>số</w:t>
              </w:r>
              <w:proofErr w:type="spellEnd"/>
              <w:r>
                <w:t xml:space="preserve"> </w:t>
              </w:r>
              <w:proofErr w:type="spellStart"/>
              <w:r>
                <w:t>lượng</w:t>
              </w:r>
              <w:proofErr w:type="spellEnd"/>
              <w:r>
                <w:t xml:space="preserve"> </w:t>
              </w:r>
              <w:proofErr w:type="spellStart"/>
              <w:r>
                <w:t>ít</w:t>
              </w:r>
              <w:proofErr w:type="spellEnd"/>
              <w:r>
                <w:t xml:space="preserve"> </w:t>
              </w:r>
              <w:proofErr w:type="spellStart"/>
              <w:r>
                <w:t>và</w:t>
              </w:r>
              <w:proofErr w:type="spellEnd"/>
              <w:r>
                <w:t xml:space="preserve"> </w:t>
              </w:r>
              <w:proofErr w:type="spellStart"/>
              <w:r>
                <w:t>cần</w:t>
              </w:r>
              <w:proofErr w:type="spellEnd"/>
              <w:r>
                <w:t xml:space="preserve"> </w:t>
              </w:r>
              <w:proofErr w:type="spellStart"/>
              <w:r>
                <w:t>thiết</w:t>
              </w:r>
              <w:proofErr w:type="spellEnd"/>
              <w:r>
                <w:t xml:space="preserve"> </w:t>
              </w:r>
              <w:proofErr w:type="spellStart"/>
              <w:r>
                <w:t>nhập</w:t>
              </w:r>
            </w:ins>
            <w:proofErr w:type="spellEnd"/>
          </w:p>
        </w:tc>
      </w:tr>
      <w:tr w:rsidR="001463ED" w14:paraId="643CC3D1" w14:textId="77777777" w:rsidTr="00560DAF">
        <w:trPr>
          <w:trHeight w:val="315"/>
          <w:ins w:id="1415" w:author="Ngoc Khai Nguyen" w:date="2019-05-09T22:59:00Z"/>
          <w:trPrChange w:id="1416" w:author="Ngoc Khai Nguyen" w:date="2019-05-14T08:20:00Z">
            <w:trPr>
              <w:trHeight w:val="315"/>
            </w:trPr>
          </w:trPrChange>
        </w:trPr>
        <w:tc>
          <w:tcPr>
            <w:tcW w:w="1350" w:type="dxa"/>
            <w:vMerge/>
            <w:vAlign w:val="center"/>
            <w:tcPrChange w:id="1417" w:author="Ngoc Khai Nguyen" w:date="2019-05-14T08:20:00Z">
              <w:tcPr>
                <w:tcW w:w="1350" w:type="dxa"/>
                <w:vMerge/>
                <w:vAlign w:val="center"/>
              </w:tcPr>
            </w:tcPrChange>
          </w:tcPr>
          <w:p w14:paraId="05DD0ED0" w14:textId="77777777" w:rsidR="001463ED" w:rsidRDefault="001463ED">
            <w:pPr>
              <w:pStyle w:val="oancuaDanhsach"/>
              <w:ind w:left="0"/>
              <w:jc w:val="center"/>
              <w:rPr>
                <w:ins w:id="1418" w:author="Ngoc Khai Nguyen" w:date="2019-05-09T22:59:00Z"/>
              </w:rPr>
              <w:pPrChange w:id="1419" w:author="Hoan Ng" w:date="2019-05-09T23:04:00Z">
                <w:pPr>
                  <w:pStyle w:val="oancuaDanhsach"/>
                  <w:ind w:left="0"/>
                </w:pPr>
              </w:pPrChange>
            </w:pPr>
          </w:p>
        </w:tc>
        <w:tc>
          <w:tcPr>
            <w:tcW w:w="2340" w:type="dxa"/>
            <w:vAlign w:val="center"/>
            <w:tcPrChange w:id="1420" w:author="Ngoc Khai Nguyen" w:date="2019-05-14T08:20:00Z">
              <w:tcPr>
                <w:tcW w:w="1980" w:type="dxa"/>
                <w:vAlign w:val="center"/>
              </w:tcPr>
            </w:tcPrChange>
          </w:tcPr>
          <w:p w14:paraId="0C8E0081" w14:textId="62FD7993" w:rsidR="001463ED" w:rsidRDefault="001463ED">
            <w:pPr>
              <w:rPr>
                <w:ins w:id="1421" w:author="Ngoc Khai Nguyen" w:date="2019-05-09T22:59:00Z"/>
              </w:rPr>
            </w:pPr>
            <w:proofErr w:type="spellStart"/>
            <w:ins w:id="1422" w:author="Ngoc Khai Nguyen" w:date="2019-05-09T23:00:00Z">
              <w:r>
                <w:t>Lập</w:t>
              </w:r>
              <w:proofErr w:type="spellEnd"/>
              <w:r>
                <w:t xml:space="preserve"> </w:t>
              </w:r>
              <w:proofErr w:type="spellStart"/>
              <w:r>
                <w:t>phiếu</w:t>
              </w:r>
              <w:proofErr w:type="spellEnd"/>
              <w:r>
                <w:t xml:space="preserve"> </w:t>
              </w:r>
              <w:proofErr w:type="spellStart"/>
              <w:r>
                <w:t>nhập</w:t>
              </w:r>
              <w:proofErr w:type="spellEnd"/>
              <w:r>
                <w:t xml:space="preserve"> </w:t>
              </w:r>
              <w:proofErr w:type="spellStart"/>
              <w:r>
                <w:t>sách</w:t>
              </w:r>
            </w:ins>
            <w:proofErr w:type="spellEnd"/>
          </w:p>
        </w:tc>
        <w:tc>
          <w:tcPr>
            <w:tcW w:w="5310" w:type="dxa"/>
            <w:vAlign w:val="center"/>
            <w:tcPrChange w:id="1423" w:author="Ngoc Khai Nguyen" w:date="2019-05-14T08:20:00Z">
              <w:tcPr>
                <w:tcW w:w="2700" w:type="dxa"/>
                <w:vAlign w:val="center"/>
              </w:tcPr>
            </w:tcPrChange>
          </w:tcPr>
          <w:p w14:paraId="6BBD9CFF" w14:textId="6159490D" w:rsidR="001463ED" w:rsidRDefault="000E7115" w:rsidP="009A101C">
            <w:pPr>
              <w:pStyle w:val="oancuaDanhsach"/>
              <w:ind w:left="0"/>
              <w:rPr>
                <w:ins w:id="1424" w:author="Ngoc Khai Nguyen" w:date="2019-05-09T22:59:00Z"/>
              </w:rPr>
            </w:pPr>
            <w:proofErr w:type="spellStart"/>
            <w:ins w:id="1425" w:author="Ngoc Khai Nguyen" w:date="2019-05-14T20:45:00Z">
              <w:r>
                <w:t>L</w:t>
              </w:r>
            </w:ins>
            <w:ins w:id="1426" w:author="Ngoc Khai Nguyen" w:date="2019-05-14T20:46:00Z">
              <w:r>
                <w:t>ập</w:t>
              </w:r>
              <w:proofErr w:type="spellEnd"/>
              <w:r>
                <w:t xml:space="preserve"> </w:t>
              </w:r>
            </w:ins>
            <w:proofErr w:type="spellStart"/>
            <w:ins w:id="1427" w:author="Ngoc Khai Nguyen" w:date="2019-05-14T20:47:00Z">
              <w:r>
                <w:t>phiếu</w:t>
              </w:r>
              <w:proofErr w:type="spellEnd"/>
              <w:r>
                <w:t xml:space="preserve"> </w:t>
              </w:r>
              <w:proofErr w:type="spellStart"/>
              <w:r>
                <w:t>với</w:t>
              </w:r>
              <w:proofErr w:type="spellEnd"/>
              <w:r>
                <w:t xml:space="preserve"> </w:t>
              </w:r>
              <w:proofErr w:type="spellStart"/>
              <w:r>
                <w:t>thông</w:t>
              </w:r>
              <w:proofErr w:type="spellEnd"/>
              <w:r>
                <w:t xml:space="preserve"> tin </w:t>
              </w:r>
              <w:proofErr w:type="spellStart"/>
              <w:r>
                <w:t>các</w:t>
              </w:r>
              <w:proofErr w:type="spellEnd"/>
              <w:r>
                <w:t xml:space="preserve"> </w:t>
              </w:r>
              <w:proofErr w:type="spellStart"/>
              <w:r>
                <w:t>loại</w:t>
              </w:r>
              <w:proofErr w:type="spellEnd"/>
              <w:r>
                <w:t xml:space="preserve"> </w:t>
              </w:r>
              <w:proofErr w:type="spellStart"/>
              <w:r>
                <w:t>sách</w:t>
              </w:r>
              <w:proofErr w:type="spellEnd"/>
              <w:r>
                <w:t xml:space="preserve"> </w:t>
              </w:r>
              <w:proofErr w:type="spellStart"/>
              <w:r>
                <w:t>vừa</w:t>
              </w:r>
            </w:ins>
            <w:proofErr w:type="spellEnd"/>
            <w:ins w:id="1428" w:author="Ngoc Khai Nguyen" w:date="2019-05-14T20:48:00Z">
              <w:r>
                <w:t xml:space="preserve"> </w:t>
              </w:r>
              <w:proofErr w:type="spellStart"/>
              <w:r>
                <w:t>được</w:t>
              </w:r>
              <w:proofErr w:type="spellEnd"/>
              <w:r>
                <w:t xml:space="preserve"> </w:t>
              </w:r>
              <w:proofErr w:type="spellStart"/>
              <w:r>
                <w:t>nhập</w:t>
              </w:r>
            </w:ins>
            <w:proofErr w:type="spellEnd"/>
            <w:ins w:id="1429" w:author="Ngoc Khai Nguyen" w:date="2019-05-14T20:49:00Z">
              <w:r>
                <w:t xml:space="preserve"> (</w:t>
              </w:r>
              <w:proofErr w:type="spellStart"/>
              <w:r>
                <w:t>mã</w:t>
              </w:r>
              <w:proofErr w:type="spellEnd"/>
              <w:r>
                <w:t xml:space="preserve"> </w:t>
              </w:r>
              <w:proofErr w:type="spellStart"/>
              <w:r>
                <w:t>sách</w:t>
              </w:r>
              <w:proofErr w:type="spellEnd"/>
              <w:r>
                <w:t xml:space="preserve">, </w:t>
              </w:r>
              <w:proofErr w:type="spellStart"/>
              <w:r>
                <w:t>tên</w:t>
              </w:r>
              <w:proofErr w:type="spellEnd"/>
              <w:r>
                <w:t xml:space="preserve"> </w:t>
              </w:r>
              <w:proofErr w:type="spellStart"/>
              <w:r>
                <w:t>sách</w:t>
              </w:r>
              <w:proofErr w:type="spellEnd"/>
              <w:r>
                <w:t xml:space="preserve">, </w:t>
              </w:r>
            </w:ins>
            <w:proofErr w:type="spellStart"/>
            <w:ins w:id="1430" w:author="Ngoc Khai Nguyen" w:date="2019-05-14T20:50:00Z">
              <w:r>
                <w:t>tác</w:t>
              </w:r>
              <w:proofErr w:type="spellEnd"/>
              <w:r>
                <w:t xml:space="preserve"> </w:t>
              </w:r>
              <w:proofErr w:type="spellStart"/>
              <w:r>
                <w:t>giả</w:t>
              </w:r>
              <w:proofErr w:type="spellEnd"/>
              <w:r>
                <w:t xml:space="preserve">, </w:t>
              </w:r>
            </w:ins>
            <w:proofErr w:type="spellStart"/>
            <w:ins w:id="1431" w:author="Ngoc Khai Nguyen" w:date="2019-05-14T20:49:00Z">
              <w:r>
                <w:t>số</w:t>
              </w:r>
              <w:proofErr w:type="spellEnd"/>
              <w:r>
                <w:t xml:space="preserve"> </w:t>
              </w:r>
              <w:proofErr w:type="spellStart"/>
              <w:r>
                <w:t>lượng</w:t>
              </w:r>
              <w:proofErr w:type="spellEnd"/>
              <w:r>
                <w:t xml:space="preserve">, </w:t>
              </w:r>
            </w:ins>
            <w:proofErr w:type="spellStart"/>
            <w:ins w:id="1432" w:author="Ngoc Khai Nguyen" w:date="2019-05-14T20:50:00Z">
              <w:r>
                <w:t>g</w:t>
              </w:r>
            </w:ins>
            <w:ins w:id="1433" w:author="Ngoc Khai Nguyen" w:date="2019-05-14T20:51:00Z">
              <w:r>
                <w:t>iá</w:t>
              </w:r>
              <w:proofErr w:type="spellEnd"/>
              <w:r>
                <w:t xml:space="preserve"> </w:t>
              </w:r>
              <w:proofErr w:type="spellStart"/>
              <w:r>
                <w:t>nhập</w:t>
              </w:r>
            </w:ins>
            <w:proofErr w:type="spellEnd"/>
            <w:ins w:id="1434" w:author="Ngoc Khai Nguyen" w:date="2019-05-14T20:49:00Z">
              <w:r>
                <w:t>)</w:t>
              </w:r>
            </w:ins>
          </w:p>
        </w:tc>
      </w:tr>
      <w:tr w:rsidR="001463ED" w14:paraId="0CB9E0E1" w14:textId="77777777" w:rsidTr="00560DAF">
        <w:trPr>
          <w:trHeight w:val="315"/>
          <w:ins w:id="1435" w:author="Ngoc Khai Nguyen" w:date="2019-05-09T22:59:00Z"/>
          <w:trPrChange w:id="1436" w:author="Ngoc Khai Nguyen" w:date="2019-05-14T08:20:00Z">
            <w:trPr>
              <w:trHeight w:val="315"/>
            </w:trPr>
          </w:trPrChange>
        </w:trPr>
        <w:tc>
          <w:tcPr>
            <w:tcW w:w="1350" w:type="dxa"/>
            <w:vMerge/>
            <w:vAlign w:val="center"/>
            <w:tcPrChange w:id="1437" w:author="Ngoc Khai Nguyen" w:date="2019-05-14T08:20:00Z">
              <w:tcPr>
                <w:tcW w:w="1350" w:type="dxa"/>
                <w:vMerge/>
                <w:vAlign w:val="center"/>
              </w:tcPr>
            </w:tcPrChange>
          </w:tcPr>
          <w:p w14:paraId="69D4DD2D" w14:textId="77777777" w:rsidR="001463ED" w:rsidRDefault="001463ED">
            <w:pPr>
              <w:pStyle w:val="oancuaDanhsach"/>
              <w:ind w:left="0"/>
              <w:jc w:val="center"/>
              <w:rPr>
                <w:ins w:id="1438" w:author="Ngoc Khai Nguyen" w:date="2019-05-09T22:59:00Z"/>
              </w:rPr>
              <w:pPrChange w:id="1439" w:author="Hoan Ng" w:date="2019-05-09T23:04:00Z">
                <w:pPr>
                  <w:pStyle w:val="oancuaDanhsach"/>
                  <w:ind w:left="0"/>
                </w:pPr>
              </w:pPrChange>
            </w:pPr>
          </w:p>
        </w:tc>
        <w:tc>
          <w:tcPr>
            <w:tcW w:w="2340" w:type="dxa"/>
            <w:vAlign w:val="center"/>
            <w:tcPrChange w:id="1440" w:author="Ngoc Khai Nguyen" w:date="2019-05-14T08:20:00Z">
              <w:tcPr>
                <w:tcW w:w="1980" w:type="dxa"/>
                <w:vAlign w:val="center"/>
              </w:tcPr>
            </w:tcPrChange>
          </w:tcPr>
          <w:p w14:paraId="2635F891" w14:textId="3C567C2E" w:rsidR="001463ED" w:rsidRDefault="001463ED" w:rsidP="009A101C">
            <w:pPr>
              <w:rPr>
                <w:ins w:id="1441" w:author="Ngoc Khai Nguyen" w:date="2019-05-09T22:59:00Z"/>
              </w:rPr>
            </w:pPr>
            <w:proofErr w:type="spellStart"/>
            <w:ins w:id="1442" w:author="Ngoc Khai Nguyen" w:date="2019-05-09T23:00:00Z">
              <w:r>
                <w:t>Sữa</w:t>
              </w:r>
              <w:proofErr w:type="spellEnd"/>
              <w:r>
                <w:t xml:space="preserve"> </w:t>
              </w:r>
              <w:proofErr w:type="spellStart"/>
              <w:r>
                <w:t>phiếu</w:t>
              </w:r>
              <w:proofErr w:type="spellEnd"/>
              <w:r>
                <w:t xml:space="preserve"> </w:t>
              </w:r>
              <w:proofErr w:type="spellStart"/>
              <w:r>
                <w:t>nhập</w:t>
              </w:r>
              <w:proofErr w:type="spellEnd"/>
              <w:r>
                <w:t xml:space="preserve"> </w:t>
              </w:r>
              <w:proofErr w:type="spellStart"/>
              <w:r>
                <w:t>sách</w:t>
              </w:r>
            </w:ins>
            <w:proofErr w:type="spellEnd"/>
          </w:p>
        </w:tc>
        <w:tc>
          <w:tcPr>
            <w:tcW w:w="5310" w:type="dxa"/>
            <w:vAlign w:val="center"/>
            <w:tcPrChange w:id="1443" w:author="Ngoc Khai Nguyen" w:date="2019-05-14T08:20:00Z">
              <w:tcPr>
                <w:tcW w:w="2700" w:type="dxa"/>
                <w:vAlign w:val="center"/>
              </w:tcPr>
            </w:tcPrChange>
          </w:tcPr>
          <w:p w14:paraId="7603D972" w14:textId="5F460161" w:rsidR="001463ED" w:rsidRDefault="000E7115" w:rsidP="009A101C">
            <w:pPr>
              <w:pStyle w:val="oancuaDanhsach"/>
              <w:ind w:left="0"/>
              <w:rPr>
                <w:ins w:id="1444" w:author="Ngoc Khai Nguyen" w:date="2019-05-09T22:59:00Z"/>
              </w:rPr>
            </w:pPr>
            <w:proofErr w:type="spellStart"/>
            <w:ins w:id="1445" w:author="Ngoc Khai Nguyen" w:date="2019-05-14T20:48:00Z">
              <w:r>
                <w:t>Sữa</w:t>
              </w:r>
              <w:proofErr w:type="spellEnd"/>
              <w:r>
                <w:t xml:space="preserve"> </w:t>
              </w:r>
              <w:proofErr w:type="spellStart"/>
              <w:r>
                <w:t>thông</w:t>
              </w:r>
              <w:proofErr w:type="spellEnd"/>
              <w:r>
                <w:t xml:space="preserve"> tin </w:t>
              </w:r>
              <w:proofErr w:type="spellStart"/>
              <w:r>
                <w:t>phiếu</w:t>
              </w:r>
              <w:proofErr w:type="spellEnd"/>
              <w:r>
                <w:t xml:space="preserve"> </w:t>
              </w:r>
              <w:proofErr w:type="spellStart"/>
              <w:r>
                <w:t>nhập</w:t>
              </w:r>
              <w:proofErr w:type="spellEnd"/>
              <w:r>
                <w:t xml:space="preserve"> </w:t>
              </w:r>
              <w:proofErr w:type="spellStart"/>
              <w:r>
                <w:t>sách</w:t>
              </w:r>
            </w:ins>
            <w:proofErr w:type="spellEnd"/>
          </w:p>
        </w:tc>
      </w:tr>
      <w:tr w:rsidR="001463ED" w14:paraId="7141EFCE" w14:textId="77777777" w:rsidTr="00560DAF">
        <w:trPr>
          <w:trHeight w:val="315"/>
          <w:ins w:id="1446" w:author="Ngoc Khai Nguyen" w:date="2019-05-09T22:59:00Z"/>
          <w:trPrChange w:id="1447" w:author="Ngoc Khai Nguyen" w:date="2019-05-14T08:20:00Z">
            <w:trPr>
              <w:trHeight w:val="315"/>
            </w:trPr>
          </w:trPrChange>
        </w:trPr>
        <w:tc>
          <w:tcPr>
            <w:tcW w:w="1350" w:type="dxa"/>
            <w:vMerge/>
            <w:vAlign w:val="center"/>
            <w:tcPrChange w:id="1448" w:author="Ngoc Khai Nguyen" w:date="2019-05-14T08:20:00Z">
              <w:tcPr>
                <w:tcW w:w="1350" w:type="dxa"/>
                <w:vMerge/>
                <w:vAlign w:val="center"/>
              </w:tcPr>
            </w:tcPrChange>
          </w:tcPr>
          <w:p w14:paraId="64F51D60" w14:textId="77777777" w:rsidR="001463ED" w:rsidRDefault="001463ED">
            <w:pPr>
              <w:pStyle w:val="oancuaDanhsach"/>
              <w:ind w:left="0"/>
              <w:jc w:val="center"/>
              <w:rPr>
                <w:ins w:id="1449" w:author="Ngoc Khai Nguyen" w:date="2019-05-09T22:59:00Z"/>
              </w:rPr>
              <w:pPrChange w:id="1450" w:author="Hoan Ng" w:date="2019-05-09T23:04:00Z">
                <w:pPr>
                  <w:pStyle w:val="oancuaDanhsach"/>
                  <w:ind w:left="0"/>
                </w:pPr>
              </w:pPrChange>
            </w:pPr>
          </w:p>
        </w:tc>
        <w:tc>
          <w:tcPr>
            <w:tcW w:w="2340" w:type="dxa"/>
            <w:vAlign w:val="center"/>
            <w:tcPrChange w:id="1451" w:author="Ngoc Khai Nguyen" w:date="2019-05-14T08:20:00Z">
              <w:tcPr>
                <w:tcW w:w="1980" w:type="dxa"/>
                <w:vAlign w:val="center"/>
              </w:tcPr>
            </w:tcPrChange>
          </w:tcPr>
          <w:p w14:paraId="2A74D168" w14:textId="394CADF1" w:rsidR="001463ED" w:rsidRDefault="001463ED" w:rsidP="009A101C">
            <w:pPr>
              <w:rPr>
                <w:ins w:id="1452" w:author="Ngoc Khai Nguyen" w:date="2019-05-09T22:59:00Z"/>
              </w:rPr>
            </w:pPr>
            <w:proofErr w:type="spellStart"/>
            <w:ins w:id="1453" w:author="Ngoc Khai Nguyen" w:date="2019-05-09T23:01:00Z">
              <w:r>
                <w:t>Xóa</w:t>
              </w:r>
              <w:proofErr w:type="spellEnd"/>
              <w:r>
                <w:t xml:space="preserve"> </w:t>
              </w:r>
              <w:proofErr w:type="spellStart"/>
              <w:r>
                <w:t>phiếu</w:t>
              </w:r>
              <w:proofErr w:type="spellEnd"/>
              <w:r>
                <w:t xml:space="preserve"> </w:t>
              </w:r>
              <w:proofErr w:type="spellStart"/>
              <w:r>
                <w:t>nhập</w:t>
              </w:r>
              <w:proofErr w:type="spellEnd"/>
              <w:r>
                <w:t xml:space="preserve"> </w:t>
              </w:r>
              <w:proofErr w:type="spellStart"/>
              <w:r>
                <w:t>sách</w:t>
              </w:r>
            </w:ins>
            <w:proofErr w:type="spellEnd"/>
          </w:p>
        </w:tc>
        <w:tc>
          <w:tcPr>
            <w:tcW w:w="5310" w:type="dxa"/>
            <w:vAlign w:val="center"/>
            <w:tcPrChange w:id="1454" w:author="Ngoc Khai Nguyen" w:date="2019-05-14T08:20:00Z">
              <w:tcPr>
                <w:tcW w:w="2700" w:type="dxa"/>
                <w:vAlign w:val="center"/>
              </w:tcPr>
            </w:tcPrChange>
          </w:tcPr>
          <w:p w14:paraId="2AED6B81" w14:textId="13F5B1F2" w:rsidR="001463ED" w:rsidRDefault="000E7115" w:rsidP="009A101C">
            <w:pPr>
              <w:pStyle w:val="oancuaDanhsach"/>
              <w:ind w:left="0"/>
              <w:rPr>
                <w:ins w:id="1455" w:author="Ngoc Khai Nguyen" w:date="2019-05-09T22:59:00Z"/>
              </w:rPr>
            </w:pPr>
            <w:proofErr w:type="spellStart"/>
            <w:ins w:id="1456" w:author="Ngoc Khai Nguyen" w:date="2019-05-14T20:48:00Z">
              <w:r>
                <w:t>Xóa</w:t>
              </w:r>
              <w:proofErr w:type="spellEnd"/>
              <w:r>
                <w:t xml:space="preserve"> </w:t>
              </w:r>
              <w:proofErr w:type="spellStart"/>
              <w:r>
                <w:t>thông</w:t>
              </w:r>
              <w:proofErr w:type="spellEnd"/>
              <w:r>
                <w:t xml:space="preserve"> tin </w:t>
              </w:r>
              <w:proofErr w:type="spellStart"/>
              <w:r>
                <w:t>phiếu</w:t>
              </w:r>
              <w:proofErr w:type="spellEnd"/>
              <w:r>
                <w:t xml:space="preserve"> </w:t>
              </w:r>
              <w:proofErr w:type="spellStart"/>
              <w:r>
                <w:t>nhập</w:t>
              </w:r>
              <w:proofErr w:type="spellEnd"/>
              <w:r>
                <w:t xml:space="preserve"> </w:t>
              </w:r>
              <w:proofErr w:type="spellStart"/>
              <w:r>
                <w:t>sách</w:t>
              </w:r>
            </w:ins>
            <w:proofErr w:type="spellEnd"/>
          </w:p>
        </w:tc>
      </w:tr>
      <w:tr w:rsidR="001463ED" w14:paraId="22C52619" w14:textId="77777777" w:rsidTr="00560DAF">
        <w:trPr>
          <w:trHeight w:val="315"/>
          <w:ins w:id="1457" w:author="Ngoc Khai Nguyen" w:date="2019-05-09T22:59:00Z"/>
          <w:trPrChange w:id="1458" w:author="Ngoc Khai Nguyen" w:date="2019-05-14T08:20:00Z">
            <w:trPr>
              <w:trHeight w:val="315"/>
            </w:trPr>
          </w:trPrChange>
        </w:trPr>
        <w:tc>
          <w:tcPr>
            <w:tcW w:w="1350" w:type="dxa"/>
            <w:vMerge w:val="restart"/>
            <w:vAlign w:val="center"/>
            <w:tcPrChange w:id="1459" w:author="Ngoc Khai Nguyen" w:date="2019-05-14T08:20:00Z">
              <w:tcPr>
                <w:tcW w:w="1350" w:type="dxa"/>
                <w:vMerge w:val="restart"/>
                <w:vAlign w:val="center"/>
              </w:tcPr>
            </w:tcPrChange>
          </w:tcPr>
          <w:p w14:paraId="3F81A451" w14:textId="0F417135" w:rsidR="001463ED" w:rsidRDefault="001463ED">
            <w:pPr>
              <w:pStyle w:val="oancuaDanhsach"/>
              <w:ind w:left="0"/>
              <w:jc w:val="center"/>
              <w:rPr>
                <w:ins w:id="1460" w:author="Ngoc Khai Nguyen" w:date="2019-05-09T22:59:00Z"/>
              </w:rPr>
              <w:pPrChange w:id="1461" w:author="Hoan Ng" w:date="2019-05-09T23:04:00Z">
                <w:pPr>
                  <w:pStyle w:val="oancuaDanhsach"/>
                  <w:ind w:left="0"/>
                </w:pPr>
              </w:pPrChange>
            </w:pPr>
            <w:proofErr w:type="spellStart"/>
            <w:ins w:id="1462" w:author="Ngoc Khai Nguyen" w:date="2019-05-09T23:04:00Z">
              <w:r>
                <w:t>Quản</w:t>
              </w:r>
              <w:proofErr w:type="spellEnd"/>
              <w:r>
                <w:t xml:space="preserve"> </w:t>
              </w:r>
              <w:proofErr w:type="spellStart"/>
              <w:r>
                <w:t>lý</w:t>
              </w:r>
              <w:proofErr w:type="spellEnd"/>
              <w:r>
                <w:t xml:space="preserve"> </w:t>
              </w:r>
              <w:proofErr w:type="spellStart"/>
              <w:r>
                <w:t>bán</w:t>
              </w:r>
              <w:proofErr w:type="spellEnd"/>
              <w:r>
                <w:t xml:space="preserve"> </w:t>
              </w:r>
              <w:proofErr w:type="spellStart"/>
              <w:r>
                <w:t>sách</w:t>
              </w:r>
            </w:ins>
            <w:proofErr w:type="spellEnd"/>
          </w:p>
        </w:tc>
        <w:tc>
          <w:tcPr>
            <w:tcW w:w="2340" w:type="dxa"/>
            <w:vAlign w:val="center"/>
            <w:tcPrChange w:id="1463" w:author="Ngoc Khai Nguyen" w:date="2019-05-14T08:20:00Z">
              <w:tcPr>
                <w:tcW w:w="1980" w:type="dxa"/>
                <w:vAlign w:val="center"/>
              </w:tcPr>
            </w:tcPrChange>
          </w:tcPr>
          <w:p w14:paraId="6B899EAD" w14:textId="6C85D863" w:rsidR="001463ED" w:rsidRDefault="001463ED">
            <w:pPr>
              <w:rPr>
                <w:ins w:id="1464" w:author="Ngoc Khai Nguyen" w:date="2019-05-09T22:59:00Z"/>
              </w:rPr>
            </w:pPr>
            <w:proofErr w:type="spellStart"/>
            <w:ins w:id="1465" w:author="Ngoc Khai Nguyen" w:date="2019-05-09T23:01:00Z">
              <w:r>
                <w:t>Lâp</w:t>
              </w:r>
              <w:proofErr w:type="spellEnd"/>
              <w:r>
                <w:t xml:space="preserve"> </w:t>
              </w:r>
              <w:proofErr w:type="spellStart"/>
              <w:r>
                <w:t>hóa</w:t>
              </w:r>
              <w:proofErr w:type="spellEnd"/>
              <w:r>
                <w:t xml:space="preserve"> </w:t>
              </w:r>
              <w:proofErr w:type="spellStart"/>
              <w:r>
                <w:t>đơn</w:t>
              </w:r>
            </w:ins>
            <w:proofErr w:type="spellEnd"/>
          </w:p>
        </w:tc>
        <w:tc>
          <w:tcPr>
            <w:tcW w:w="5310" w:type="dxa"/>
            <w:vAlign w:val="center"/>
            <w:tcPrChange w:id="1466" w:author="Ngoc Khai Nguyen" w:date="2019-05-14T08:20:00Z">
              <w:tcPr>
                <w:tcW w:w="2700" w:type="dxa"/>
                <w:vAlign w:val="center"/>
              </w:tcPr>
            </w:tcPrChange>
          </w:tcPr>
          <w:p w14:paraId="260ED9C5" w14:textId="51F92F63" w:rsidR="001463ED" w:rsidRDefault="000E7115" w:rsidP="009A101C">
            <w:pPr>
              <w:pStyle w:val="oancuaDanhsach"/>
              <w:ind w:left="0"/>
              <w:rPr>
                <w:ins w:id="1467" w:author="Ngoc Khai Nguyen" w:date="2019-05-09T22:59:00Z"/>
              </w:rPr>
            </w:pPr>
            <w:proofErr w:type="spellStart"/>
            <w:ins w:id="1468" w:author="Ngoc Khai Nguyen" w:date="2019-05-14T20:51:00Z">
              <w:r>
                <w:t>Lập</w:t>
              </w:r>
              <w:proofErr w:type="spellEnd"/>
              <w:r>
                <w:t xml:space="preserve"> </w:t>
              </w:r>
              <w:proofErr w:type="spellStart"/>
              <w:r>
                <w:t>hóa</w:t>
              </w:r>
              <w:proofErr w:type="spellEnd"/>
              <w:r>
                <w:t xml:space="preserve"> </w:t>
              </w:r>
              <w:proofErr w:type="spellStart"/>
              <w:r>
                <w:t>đơn</w:t>
              </w:r>
              <w:proofErr w:type="spellEnd"/>
              <w:r>
                <w:t xml:space="preserve"> </w:t>
              </w:r>
              <w:proofErr w:type="spellStart"/>
              <w:r w:rsidR="007058EA">
                <w:t>các</w:t>
              </w:r>
              <w:proofErr w:type="spellEnd"/>
              <w:r w:rsidR="007058EA">
                <w:t xml:space="preserve"> </w:t>
              </w:r>
              <w:proofErr w:type="spellStart"/>
              <w:r w:rsidR="007058EA">
                <w:t>sách</w:t>
              </w:r>
              <w:proofErr w:type="spellEnd"/>
              <w:r w:rsidR="007058EA">
                <w:t xml:space="preserve"> </w:t>
              </w:r>
              <w:proofErr w:type="spellStart"/>
              <w:r w:rsidR="007058EA">
                <w:t>mà</w:t>
              </w:r>
              <w:proofErr w:type="spellEnd"/>
              <w:r w:rsidR="007058EA">
                <w:t xml:space="preserve"> </w:t>
              </w:r>
              <w:proofErr w:type="spellStart"/>
              <w:r w:rsidR="007058EA">
                <w:t>khách</w:t>
              </w:r>
              <w:proofErr w:type="spellEnd"/>
              <w:r w:rsidR="007058EA">
                <w:t xml:space="preserve"> </w:t>
              </w:r>
              <w:proofErr w:type="spellStart"/>
              <w:r w:rsidR="007058EA">
                <w:t>hàng</w:t>
              </w:r>
              <w:proofErr w:type="spellEnd"/>
              <w:r w:rsidR="007058EA">
                <w:t xml:space="preserve"> </w:t>
              </w:r>
              <w:proofErr w:type="spellStart"/>
              <w:r w:rsidR="007058EA">
                <w:t>mua</w:t>
              </w:r>
              <w:proofErr w:type="spellEnd"/>
              <w:r w:rsidR="007058EA">
                <w:t xml:space="preserve"> (</w:t>
              </w:r>
              <w:proofErr w:type="spellStart"/>
              <w:r w:rsidR="007058EA">
                <w:t>thông</w:t>
              </w:r>
              <w:proofErr w:type="spellEnd"/>
              <w:r w:rsidR="007058EA">
                <w:t xml:space="preserve"> tin </w:t>
              </w:r>
              <w:proofErr w:type="spellStart"/>
              <w:r w:rsidR="007058EA">
                <w:t>khách</w:t>
              </w:r>
              <w:proofErr w:type="spellEnd"/>
              <w:r w:rsidR="007058EA">
                <w:t xml:space="preserve"> </w:t>
              </w:r>
              <w:proofErr w:type="spellStart"/>
              <w:r w:rsidR="007058EA">
                <w:t>hàng</w:t>
              </w:r>
              <w:proofErr w:type="spellEnd"/>
              <w:r w:rsidR="007058EA">
                <w:t xml:space="preserve">, </w:t>
              </w:r>
              <w:proofErr w:type="spellStart"/>
              <w:r w:rsidR="007058EA">
                <w:t>ngày</w:t>
              </w:r>
              <w:proofErr w:type="spellEnd"/>
              <w:r w:rsidR="007058EA">
                <w:t xml:space="preserve"> </w:t>
              </w:r>
              <w:proofErr w:type="spellStart"/>
              <w:r w:rsidR="007058EA">
                <w:t>tạo</w:t>
              </w:r>
              <w:proofErr w:type="spellEnd"/>
              <w:r w:rsidR="007058EA">
                <w:t xml:space="preserve"> </w:t>
              </w:r>
              <w:proofErr w:type="spellStart"/>
              <w:r w:rsidR="007058EA">
                <w:t>hóa</w:t>
              </w:r>
              <w:proofErr w:type="spellEnd"/>
              <w:r w:rsidR="007058EA">
                <w:t xml:space="preserve"> </w:t>
              </w:r>
            </w:ins>
            <w:proofErr w:type="spellStart"/>
            <w:ins w:id="1469" w:author="Ngoc Khai Nguyen" w:date="2019-05-14T20:52:00Z">
              <w:r w:rsidR="007058EA">
                <w:t>đơn</w:t>
              </w:r>
              <w:proofErr w:type="spellEnd"/>
              <w:r w:rsidR="007058EA">
                <w:t xml:space="preserve">, </w:t>
              </w:r>
              <w:proofErr w:type="spellStart"/>
              <w:r w:rsidR="007058EA">
                <w:t>thông</w:t>
              </w:r>
              <w:proofErr w:type="spellEnd"/>
              <w:r w:rsidR="007058EA">
                <w:t xml:space="preserve"> tin </w:t>
              </w:r>
              <w:proofErr w:type="spellStart"/>
              <w:r w:rsidR="007058EA">
                <w:t>sách</w:t>
              </w:r>
              <w:proofErr w:type="spellEnd"/>
              <w:r w:rsidR="007058EA">
                <w:t xml:space="preserve"> </w:t>
              </w:r>
              <w:proofErr w:type="spellStart"/>
              <w:r w:rsidR="007058EA">
                <w:t>vừa</w:t>
              </w:r>
              <w:proofErr w:type="spellEnd"/>
              <w:r w:rsidR="007058EA">
                <w:t xml:space="preserve"> </w:t>
              </w:r>
              <w:proofErr w:type="spellStart"/>
              <w:r w:rsidR="007058EA">
                <w:t>mua</w:t>
              </w:r>
            </w:ins>
            <w:proofErr w:type="spellEnd"/>
            <w:ins w:id="1470" w:author="Ngoc Khai Nguyen" w:date="2019-05-14T20:51:00Z">
              <w:r w:rsidR="007058EA">
                <w:t>)</w:t>
              </w:r>
            </w:ins>
          </w:p>
        </w:tc>
      </w:tr>
      <w:tr w:rsidR="001463ED" w14:paraId="7EC92BC8" w14:textId="77777777" w:rsidTr="00560DAF">
        <w:trPr>
          <w:trHeight w:val="315"/>
          <w:ins w:id="1471" w:author="Ngoc Khai Nguyen" w:date="2019-05-09T22:59:00Z"/>
          <w:trPrChange w:id="1472" w:author="Ngoc Khai Nguyen" w:date="2019-05-14T08:20:00Z">
            <w:trPr>
              <w:trHeight w:val="315"/>
            </w:trPr>
          </w:trPrChange>
        </w:trPr>
        <w:tc>
          <w:tcPr>
            <w:tcW w:w="1350" w:type="dxa"/>
            <w:vMerge/>
            <w:vAlign w:val="center"/>
            <w:tcPrChange w:id="1473" w:author="Ngoc Khai Nguyen" w:date="2019-05-14T08:20:00Z">
              <w:tcPr>
                <w:tcW w:w="1350" w:type="dxa"/>
                <w:vMerge/>
                <w:vAlign w:val="center"/>
              </w:tcPr>
            </w:tcPrChange>
          </w:tcPr>
          <w:p w14:paraId="38588380" w14:textId="77777777" w:rsidR="001463ED" w:rsidRDefault="001463ED">
            <w:pPr>
              <w:pStyle w:val="oancuaDanhsach"/>
              <w:ind w:left="0"/>
              <w:jc w:val="center"/>
              <w:rPr>
                <w:ins w:id="1474" w:author="Ngoc Khai Nguyen" w:date="2019-05-09T22:59:00Z"/>
              </w:rPr>
              <w:pPrChange w:id="1475" w:author="Hoan Ng" w:date="2019-05-09T23:04:00Z">
                <w:pPr>
                  <w:pStyle w:val="oancuaDanhsach"/>
                  <w:ind w:left="0"/>
                </w:pPr>
              </w:pPrChange>
            </w:pPr>
          </w:p>
        </w:tc>
        <w:tc>
          <w:tcPr>
            <w:tcW w:w="2340" w:type="dxa"/>
            <w:vAlign w:val="center"/>
            <w:tcPrChange w:id="1476" w:author="Ngoc Khai Nguyen" w:date="2019-05-14T08:20:00Z">
              <w:tcPr>
                <w:tcW w:w="1980" w:type="dxa"/>
                <w:vAlign w:val="center"/>
              </w:tcPr>
            </w:tcPrChange>
          </w:tcPr>
          <w:p w14:paraId="36B98BEF" w14:textId="08AB52BE" w:rsidR="001463ED" w:rsidRDefault="001463ED" w:rsidP="009A101C">
            <w:pPr>
              <w:rPr>
                <w:ins w:id="1477" w:author="Ngoc Khai Nguyen" w:date="2019-05-09T22:59:00Z"/>
              </w:rPr>
            </w:pPr>
            <w:proofErr w:type="spellStart"/>
            <w:ins w:id="1478" w:author="Ngoc Khai Nguyen" w:date="2019-05-09T23:01:00Z">
              <w:r>
                <w:t>Sữa</w:t>
              </w:r>
              <w:proofErr w:type="spellEnd"/>
              <w:r>
                <w:t xml:space="preserve"> </w:t>
              </w:r>
              <w:proofErr w:type="spellStart"/>
              <w:r>
                <w:t>đổi</w:t>
              </w:r>
              <w:proofErr w:type="spellEnd"/>
              <w:r>
                <w:t xml:space="preserve"> </w:t>
              </w:r>
              <w:proofErr w:type="spellStart"/>
              <w:r>
                <w:t>hóa</w:t>
              </w:r>
              <w:proofErr w:type="spellEnd"/>
              <w:r>
                <w:t xml:space="preserve"> </w:t>
              </w:r>
              <w:proofErr w:type="spellStart"/>
              <w:r>
                <w:t>đơn</w:t>
              </w:r>
            </w:ins>
            <w:proofErr w:type="spellEnd"/>
          </w:p>
        </w:tc>
        <w:tc>
          <w:tcPr>
            <w:tcW w:w="5310" w:type="dxa"/>
            <w:vAlign w:val="center"/>
            <w:tcPrChange w:id="1479" w:author="Ngoc Khai Nguyen" w:date="2019-05-14T08:20:00Z">
              <w:tcPr>
                <w:tcW w:w="2700" w:type="dxa"/>
                <w:vAlign w:val="center"/>
              </w:tcPr>
            </w:tcPrChange>
          </w:tcPr>
          <w:p w14:paraId="5BE1C180" w14:textId="41138CA5" w:rsidR="001463ED" w:rsidRDefault="007058EA" w:rsidP="009A101C">
            <w:pPr>
              <w:pStyle w:val="oancuaDanhsach"/>
              <w:ind w:left="0"/>
              <w:rPr>
                <w:ins w:id="1480" w:author="Ngoc Khai Nguyen" w:date="2019-05-09T22:59:00Z"/>
              </w:rPr>
            </w:pPr>
            <w:proofErr w:type="spellStart"/>
            <w:ins w:id="1481" w:author="Ngoc Khai Nguyen" w:date="2019-05-14T20:52:00Z">
              <w:r>
                <w:t>Sữa</w:t>
              </w:r>
              <w:proofErr w:type="spellEnd"/>
              <w:r>
                <w:t xml:space="preserve"> </w:t>
              </w:r>
              <w:proofErr w:type="spellStart"/>
              <w:r>
                <w:t>thông</w:t>
              </w:r>
              <w:proofErr w:type="spellEnd"/>
              <w:r>
                <w:t xml:space="preserve"> tin </w:t>
              </w:r>
              <w:proofErr w:type="spellStart"/>
              <w:r>
                <w:t>của</w:t>
              </w:r>
              <w:proofErr w:type="spellEnd"/>
              <w:r>
                <w:t xml:space="preserve"> </w:t>
              </w:r>
              <w:proofErr w:type="spellStart"/>
              <w:r>
                <w:t>hóa</w:t>
              </w:r>
              <w:proofErr w:type="spellEnd"/>
              <w:r>
                <w:t xml:space="preserve"> </w:t>
              </w:r>
              <w:proofErr w:type="spellStart"/>
              <w:r>
                <w:t>đơn</w:t>
              </w:r>
              <w:proofErr w:type="spellEnd"/>
              <w:r>
                <w:t xml:space="preserve"> </w:t>
              </w:r>
              <w:proofErr w:type="spellStart"/>
              <w:r>
                <w:t>đã</w:t>
              </w:r>
              <w:proofErr w:type="spellEnd"/>
              <w:r>
                <w:t xml:space="preserve"> </w:t>
              </w:r>
              <w:proofErr w:type="spellStart"/>
              <w:r>
                <w:t>có</w:t>
              </w:r>
              <w:proofErr w:type="spellEnd"/>
              <w:r>
                <w:t xml:space="preserve"> </w:t>
              </w:r>
              <w:proofErr w:type="spellStart"/>
              <w:r>
                <w:t>trong</w:t>
              </w:r>
              <w:proofErr w:type="spellEnd"/>
              <w:r>
                <w:t xml:space="preserve"> </w:t>
              </w:r>
              <w:proofErr w:type="spellStart"/>
              <w:r>
                <w:t>hệ</w:t>
              </w:r>
              <w:proofErr w:type="spellEnd"/>
              <w:r>
                <w:t xml:space="preserve"> </w:t>
              </w:r>
              <w:proofErr w:type="spellStart"/>
              <w:r>
                <w:t>thống</w:t>
              </w:r>
            </w:ins>
            <w:proofErr w:type="spellEnd"/>
          </w:p>
        </w:tc>
      </w:tr>
      <w:tr w:rsidR="001463ED" w14:paraId="397421C9" w14:textId="77777777" w:rsidTr="00560DAF">
        <w:trPr>
          <w:trHeight w:val="315"/>
          <w:ins w:id="1482" w:author="Ngoc Khai Nguyen" w:date="2019-05-09T23:01:00Z"/>
          <w:trPrChange w:id="1483" w:author="Ngoc Khai Nguyen" w:date="2019-05-14T08:20:00Z">
            <w:trPr>
              <w:trHeight w:val="315"/>
            </w:trPr>
          </w:trPrChange>
        </w:trPr>
        <w:tc>
          <w:tcPr>
            <w:tcW w:w="1350" w:type="dxa"/>
            <w:vMerge/>
            <w:vAlign w:val="center"/>
            <w:tcPrChange w:id="1484" w:author="Ngoc Khai Nguyen" w:date="2019-05-14T08:20:00Z">
              <w:tcPr>
                <w:tcW w:w="1350" w:type="dxa"/>
                <w:vMerge/>
                <w:vAlign w:val="center"/>
              </w:tcPr>
            </w:tcPrChange>
          </w:tcPr>
          <w:p w14:paraId="07529C87" w14:textId="77777777" w:rsidR="001463ED" w:rsidRDefault="001463ED">
            <w:pPr>
              <w:pStyle w:val="oancuaDanhsach"/>
              <w:ind w:left="0"/>
              <w:jc w:val="center"/>
              <w:rPr>
                <w:ins w:id="1485" w:author="Ngoc Khai Nguyen" w:date="2019-05-09T23:01:00Z"/>
              </w:rPr>
              <w:pPrChange w:id="1486" w:author="Hoan Ng" w:date="2019-05-09T23:04:00Z">
                <w:pPr>
                  <w:pStyle w:val="oancuaDanhsach"/>
                  <w:ind w:left="0"/>
                </w:pPr>
              </w:pPrChange>
            </w:pPr>
          </w:p>
        </w:tc>
        <w:tc>
          <w:tcPr>
            <w:tcW w:w="2340" w:type="dxa"/>
            <w:vAlign w:val="center"/>
            <w:tcPrChange w:id="1487" w:author="Ngoc Khai Nguyen" w:date="2019-05-14T08:20:00Z">
              <w:tcPr>
                <w:tcW w:w="1980" w:type="dxa"/>
                <w:vAlign w:val="center"/>
              </w:tcPr>
            </w:tcPrChange>
          </w:tcPr>
          <w:p w14:paraId="074B9820" w14:textId="7993B2AA" w:rsidR="001463ED" w:rsidRDefault="001463ED" w:rsidP="009A101C">
            <w:pPr>
              <w:rPr>
                <w:ins w:id="1488" w:author="Ngoc Khai Nguyen" w:date="2019-05-09T23:01:00Z"/>
              </w:rPr>
            </w:pPr>
            <w:proofErr w:type="spellStart"/>
            <w:ins w:id="1489" w:author="Ngoc Khai Nguyen" w:date="2019-05-09T23:01:00Z">
              <w:r>
                <w:t>Lập</w:t>
              </w:r>
              <w:proofErr w:type="spellEnd"/>
              <w:r>
                <w:t xml:space="preserve"> </w:t>
              </w:r>
              <w:proofErr w:type="spellStart"/>
              <w:r>
                <w:t>phiếu</w:t>
              </w:r>
              <w:proofErr w:type="spellEnd"/>
              <w:r>
                <w:t xml:space="preserve"> </w:t>
              </w:r>
              <w:proofErr w:type="spellStart"/>
              <w:r>
                <w:t>thu</w:t>
              </w:r>
              <w:proofErr w:type="spellEnd"/>
              <w:r>
                <w:t xml:space="preserve"> </w:t>
              </w:r>
              <w:proofErr w:type="spellStart"/>
              <w:r>
                <w:t>tiền</w:t>
              </w:r>
              <w:proofErr w:type="spellEnd"/>
            </w:ins>
          </w:p>
        </w:tc>
        <w:tc>
          <w:tcPr>
            <w:tcW w:w="5310" w:type="dxa"/>
            <w:vAlign w:val="center"/>
            <w:tcPrChange w:id="1490" w:author="Ngoc Khai Nguyen" w:date="2019-05-14T08:20:00Z">
              <w:tcPr>
                <w:tcW w:w="2700" w:type="dxa"/>
                <w:vAlign w:val="center"/>
              </w:tcPr>
            </w:tcPrChange>
          </w:tcPr>
          <w:p w14:paraId="7AB2D3CC" w14:textId="42854EA9" w:rsidR="001463ED" w:rsidRDefault="007058EA" w:rsidP="009A101C">
            <w:pPr>
              <w:pStyle w:val="oancuaDanhsach"/>
              <w:ind w:left="0"/>
              <w:rPr>
                <w:ins w:id="1491" w:author="Ngoc Khai Nguyen" w:date="2019-05-09T23:01:00Z"/>
              </w:rPr>
            </w:pPr>
            <w:proofErr w:type="spellStart"/>
            <w:ins w:id="1492" w:author="Ngoc Khai Nguyen" w:date="2019-05-14T20:52:00Z">
              <w:r>
                <w:t>Lập</w:t>
              </w:r>
              <w:proofErr w:type="spellEnd"/>
              <w:r>
                <w:t xml:space="preserve"> </w:t>
              </w:r>
              <w:proofErr w:type="spellStart"/>
              <w:r>
                <w:t>phiếu</w:t>
              </w:r>
              <w:proofErr w:type="spellEnd"/>
              <w:r>
                <w:t xml:space="preserve"> </w:t>
              </w:r>
              <w:proofErr w:type="spellStart"/>
              <w:r>
                <w:t>thu</w:t>
              </w:r>
              <w:proofErr w:type="spellEnd"/>
              <w:r>
                <w:t xml:space="preserve"> </w:t>
              </w:r>
              <w:proofErr w:type="spellStart"/>
              <w:r>
                <w:t>tiền</w:t>
              </w:r>
              <w:proofErr w:type="spellEnd"/>
              <w:r>
                <w:t xml:space="preserve"> </w:t>
              </w:r>
              <w:proofErr w:type="spellStart"/>
              <w:r>
                <w:t>khách</w:t>
              </w:r>
              <w:proofErr w:type="spellEnd"/>
              <w:r>
                <w:t xml:space="preserve"> </w:t>
              </w:r>
              <w:proofErr w:type="spellStart"/>
              <w:r>
                <w:t>hàng</w:t>
              </w:r>
              <w:proofErr w:type="spellEnd"/>
              <w:r>
                <w:t xml:space="preserve"> (</w:t>
              </w:r>
            </w:ins>
            <w:proofErr w:type="spellStart"/>
            <w:ins w:id="1493" w:author="Ngoc Khai Nguyen" w:date="2019-05-14T20:53:00Z">
              <w:r>
                <w:t>họ</w:t>
              </w:r>
              <w:proofErr w:type="spellEnd"/>
              <w:r>
                <w:t xml:space="preserve"> </w:t>
              </w:r>
              <w:proofErr w:type="spellStart"/>
              <w:r>
                <w:t>tên</w:t>
              </w:r>
              <w:proofErr w:type="spellEnd"/>
              <w:r>
                <w:t xml:space="preserve"> </w:t>
              </w:r>
              <w:proofErr w:type="spellStart"/>
              <w:r>
                <w:t>khách</w:t>
              </w:r>
              <w:proofErr w:type="spellEnd"/>
              <w:r>
                <w:t xml:space="preserve"> </w:t>
              </w:r>
              <w:proofErr w:type="spellStart"/>
              <w:r>
                <w:t>hàng</w:t>
              </w:r>
              <w:proofErr w:type="spellEnd"/>
              <w:r>
                <w:t xml:space="preserve">, </w:t>
              </w:r>
              <w:proofErr w:type="spellStart"/>
              <w:r>
                <w:t>địa</w:t>
              </w:r>
              <w:proofErr w:type="spellEnd"/>
              <w:r>
                <w:t xml:space="preserve"> </w:t>
              </w:r>
              <w:proofErr w:type="spellStart"/>
              <w:r>
                <w:t>chỉ</w:t>
              </w:r>
              <w:proofErr w:type="spellEnd"/>
              <w:r>
                <w:t xml:space="preserve">, </w:t>
              </w:r>
              <w:proofErr w:type="spellStart"/>
              <w:r>
                <w:t>số</w:t>
              </w:r>
              <w:proofErr w:type="spellEnd"/>
              <w:r>
                <w:t xml:space="preserve"> </w:t>
              </w:r>
              <w:proofErr w:type="spellStart"/>
              <w:r>
                <w:t>điện</w:t>
              </w:r>
              <w:proofErr w:type="spellEnd"/>
              <w:r>
                <w:t xml:space="preserve"> </w:t>
              </w:r>
              <w:proofErr w:type="spellStart"/>
              <w:r>
                <w:t>thoại</w:t>
              </w:r>
              <w:proofErr w:type="spellEnd"/>
              <w:r>
                <w:t xml:space="preserve">, </w:t>
              </w:r>
            </w:ins>
            <w:ins w:id="1494" w:author="Ngoc Khai Nguyen" w:date="2019-05-14T20:54:00Z">
              <w:r>
                <w:t xml:space="preserve">email, </w:t>
              </w:r>
              <w:proofErr w:type="spellStart"/>
              <w:r>
                <w:t>ngày</w:t>
              </w:r>
              <w:proofErr w:type="spellEnd"/>
              <w:r>
                <w:t xml:space="preserve"> </w:t>
              </w:r>
              <w:proofErr w:type="spellStart"/>
              <w:r>
                <w:t>thu</w:t>
              </w:r>
              <w:proofErr w:type="spellEnd"/>
              <w:r>
                <w:t xml:space="preserve"> </w:t>
              </w:r>
              <w:proofErr w:type="spellStart"/>
              <w:r>
                <w:t>tiền</w:t>
              </w:r>
              <w:proofErr w:type="spellEnd"/>
              <w:r>
                <w:t xml:space="preserve">, </w:t>
              </w:r>
              <w:proofErr w:type="spellStart"/>
              <w:r>
                <w:t>số</w:t>
              </w:r>
              <w:proofErr w:type="spellEnd"/>
              <w:r>
                <w:t xml:space="preserve"> </w:t>
              </w:r>
              <w:proofErr w:type="spellStart"/>
              <w:r>
                <w:t>tiền</w:t>
              </w:r>
              <w:proofErr w:type="spellEnd"/>
              <w:r>
                <w:t xml:space="preserve"> </w:t>
              </w:r>
              <w:proofErr w:type="spellStart"/>
              <w:r>
                <w:t>thu</w:t>
              </w:r>
            </w:ins>
            <w:proofErr w:type="spellEnd"/>
            <w:ins w:id="1495" w:author="Ngoc Khai Nguyen" w:date="2019-05-14T20:52:00Z">
              <w:r>
                <w:t>)</w:t>
              </w:r>
            </w:ins>
          </w:p>
        </w:tc>
      </w:tr>
      <w:tr w:rsidR="001463ED" w14:paraId="47B799C0" w14:textId="77777777" w:rsidTr="00560DAF">
        <w:trPr>
          <w:trHeight w:val="315"/>
          <w:ins w:id="1496" w:author="Ngoc Khai Nguyen" w:date="2019-05-09T23:01:00Z"/>
          <w:trPrChange w:id="1497" w:author="Ngoc Khai Nguyen" w:date="2019-05-14T08:20:00Z">
            <w:trPr>
              <w:trHeight w:val="315"/>
            </w:trPr>
          </w:trPrChange>
        </w:trPr>
        <w:tc>
          <w:tcPr>
            <w:tcW w:w="1350" w:type="dxa"/>
            <w:vMerge/>
            <w:vAlign w:val="center"/>
            <w:tcPrChange w:id="1498" w:author="Ngoc Khai Nguyen" w:date="2019-05-14T08:20:00Z">
              <w:tcPr>
                <w:tcW w:w="1350" w:type="dxa"/>
                <w:vMerge/>
                <w:vAlign w:val="center"/>
              </w:tcPr>
            </w:tcPrChange>
          </w:tcPr>
          <w:p w14:paraId="58CD243E" w14:textId="77777777" w:rsidR="001463ED" w:rsidRDefault="001463ED">
            <w:pPr>
              <w:pStyle w:val="oancuaDanhsach"/>
              <w:ind w:left="0"/>
              <w:jc w:val="center"/>
              <w:rPr>
                <w:ins w:id="1499" w:author="Ngoc Khai Nguyen" w:date="2019-05-09T23:01:00Z"/>
              </w:rPr>
              <w:pPrChange w:id="1500" w:author="Hoan Ng" w:date="2019-05-09T23:04:00Z">
                <w:pPr>
                  <w:pStyle w:val="oancuaDanhsach"/>
                  <w:ind w:left="0"/>
                </w:pPr>
              </w:pPrChange>
            </w:pPr>
          </w:p>
        </w:tc>
        <w:tc>
          <w:tcPr>
            <w:tcW w:w="2340" w:type="dxa"/>
            <w:vAlign w:val="center"/>
            <w:tcPrChange w:id="1501" w:author="Ngoc Khai Nguyen" w:date="2019-05-14T08:20:00Z">
              <w:tcPr>
                <w:tcW w:w="1980" w:type="dxa"/>
                <w:vAlign w:val="center"/>
              </w:tcPr>
            </w:tcPrChange>
          </w:tcPr>
          <w:p w14:paraId="50F43118" w14:textId="2E565052" w:rsidR="001463ED" w:rsidRDefault="001463ED" w:rsidP="009A101C">
            <w:pPr>
              <w:rPr>
                <w:ins w:id="1502" w:author="Ngoc Khai Nguyen" w:date="2019-05-09T23:01:00Z"/>
              </w:rPr>
            </w:pPr>
            <w:proofErr w:type="spellStart"/>
            <w:ins w:id="1503" w:author="Ngoc Khai Nguyen" w:date="2019-05-09T23:01:00Z">
              <w:r>
                <w:t>S</w:t>
              </w:r>
            </w:ins>
            <w:ins w:id="1504" w:author="Ngoc Khai Nguyen" w:date="2019-05-09T23:02:00Z">
              <w:r>
                <w:t>ữa</w:t>
              </w:r>
              <w:proofErr w:type="spellEnd"/>
              <w:r>
                <w:t xml:space="preserve"> </w:t>
              </w:r>
              <w:proofErr w:type="spellStart"/>
              <w:r>
                <w:t>đổi</w:t>
              </w:r>
              <w:proofErr w:type="spellEnd"/>
              <w:r>
                <w:t xml:space="preserve"> </w:t>
              </w:r>
              <w:proofErr w:type="spellStart"/>
              <w:r>
                <w:t>phiếu</w:t>
              </w:r>
              <w:proofErr w:type="spellEnd"/>
              <w:r>
                <w:t xml:space="preserve"> </w:t>
              </w:r>
              <w:proofErr w:type="spellStart"/>
              <w:r>
                <w:t>thu</w:t>
              </w:r>
              <w:proofErr w:type="spellEnd"/>
              <w:r>
                <w:t xml:space="preserve"> </w:t>
              </w:r>
              <w:proofErr w:type="spellStart"/>
              <w:r>
                <w:t>tiền</w:t>
              </w:r>
            </w:ins>
            <w:proofErr w:type="spellEnd"/>
          </w:p>
        </w:tc>
        <w:tc>
          <w:tcPr>
            <w:tcW w:w="5310" w:type="dxa"/>
            <w:vAlign w:val="center"/>
            <w:tcPrChange w:id="1505" w:author="Ngoc Khai Nguyen" w:date="2019-05-14T08:20:00Z">
              <w:tcPr>
                <w:tcW w:w="2700" w:type="dxa"/>
                <w:vAlign w:val="center"/>
              </w:tcPr>
            </w:tcPrChange>
          </w:tcPr>
          <w:p w14:paraId="48E65780" w14:textId="1E03D161" w:rsidR="001463ED" w:rsidRDefault="007058EA" w:rsidP="009A101C">
            <w:pPr>
              <w:pStyle w:val="oancuaDanhsach"/>
              <w:ind w:left="0"/>
              <w:rPr>
                <w:ins w:id="1506" w:author="Ngoc Khai Nguyen" w:date="2019-05-09T23:01:00Z"/>
              </w:rPr>
            </w:pPr>
            <w:proofErr w:type="spellStart"/>
            <w:ins w:id="1507" w:author="Ngoc Khai Nguyen" w:date="2019-05-14T20:54:00Z">
              <w:r>
                <w:t>Sữa</w:t>
              </w:r>
              <w:proofErr w:type="spellEnd"/>
              <w:r>
                <w:t xml:space="preserve"> </w:t>
              </w:r>
              <w:proofErr w:type="spellStart"/>
              <w:r>
                <w:t>thông</w:t>
              </w:r>
              <w:proofErr w:type="spellEnd"/>
              <w:r>
                <w:t xml:space="preserve"> tin </w:t>
              </w:r>
              <w:proofErr w:type="spellStart"/>
              <w:r>
                <w:t>phiếu</w:t>
              </w:r>
              <w:proofErr w:type="spellEnd"/>
              <w:r>
                <w:t xml:space="preserve"> </w:t>
              </w:r>
              <w:proofErr w:type="spellStart"/>
              <w:r>
                <w:t>thu</w:t>
              </w:r>
              <w:proofErr w:type="spellEnd"/>
              <w:r>
                <w:t xml:space="preserve"> </w:t>
              </w:r>
              <w:proofErr w:type="spellStart"/>
              <w:r>
                <w:t>tiền</w:t>
              </w:r>
              <w:proofErr w:type="spellEnd"/>
              <w:r>
                <w:t xml:space="preserve"> </w:t>
              </w:r>
              <w:proofErr w:type="spellStart"/>
              <w:r>
                <w:t>đã</w:t>
              </w:r>
              <w:proofErr w:type="spellEnd"/>
              <w:r>
                <w:t xml:space="preserve"> </w:t>
              </w:r>
              <w:proofErr w:type="spellStart"/>
              <w:r>
                <w:t>có</w:t>
              </w:r>
              <w:proofErr w:type="spellEnd"/>
              <w:r>
                <w:t xml:space="preserve"> </w:t>
              </w:r>
              <w:proofErr w:type="spellStart"/>
              <w:r>
                <w:t>trong</w:t>
              </w:r>
              <w:proofErr w:type="spellEnd"/>
              <w:r>
                <w:t xml:space="preserve"> </w:t>
              </w:r>
              <w:proofErr w:type="spellStart"/>
              <w:r>
                <w:t>hệ</w:t>
              </w:r>
              <w:proofErr w:type="spellEnd"/>
              <w:r>
                <w:t xml:space="preserve"> </w:t>
              </w:r>
              <w:proofErr w:type="spellStart"/>
              <w:r>
                <w:t>thống</w:t>
              </w:r>
            </w:ins>
            <w:proofErr w:type="spellEnd"/>
          </w:p>
        </w:tc>
      </w:tr>
      <w:tr w:rsidR="001463ED" w14:paraId="106A8BBC" w14:textId="77777777" w:rsidTr="00560DAF">
        <w:trPr>
          <w:trHeight w:val="315"/>
          <w:ins w:id="1508" w:author="Ngoc Khai Nguyen" w:date="2019-05-09T23:01:00Z"/>
          <w:trPrChange w:id="1509" w:author="Ngoc Khai Nguyen" w:date="2019-05-14T08:20:00Z">
            <w:trPr>
              <w:trHeight w:val="315"/>
            </w:trPr>
          </w:trPrChange>
        </w:trPr>
        <w:tc>
          <w:tcPr>
            <w:tcW w:w="1350" w:type="dxa"/>
            <w:vMerge w:val="restart"/>
            <w:vAlign w:val="center"/>
            <w:tcPrChange w:id="1510" w:author="Ngoc Khai Nguyen" w:date="2019-05-14T08:20:00Z">
              <w:tcPr>
                <w:tcW w:w="1350" w:type="dxa"/>
                <w:vMerge w:val="restart"/>
                <w:vAlign w:val="center"/>
              </w:tcPr>
            </w:tcPrChange>
          </w:tcPr>
          <w:p w14:paraId="48E3173A" w14:textId="4C19D20D" w:rsidR="001463ED" w:rsidRDefault="001463ED">
            <w:pPr>
              <w:pStyle w:val="oancuaDanhsach"/>
              <w:ind w:left="0"/>
              <w:jc w:val="center"/>
              <w:rPr>
                <w:ins w:id="1511" w:author="Ngoc Khai Nguyen" w:date="2019-05-09T23:01:00Z"/>
              </w:rPr>
              <w:pPrChange w:id="1512" w:author="Hoan Ng" w:date="2019-05-09T23:04:00Z">
                <w:pPr>
                  <w:pStyle w:val="oancuaDanhsach"/>
                  <w:ind w:left="0"/>
                </w:pPr>
              </w:pPrChange>
            </w:pPr>
            <w:proofErr w:type="spellStart"/>
            <w:ins w:id="1513" w:author="Ngoc Khai Nguyen" w:date="2019-05-09T23:04:00Z">
              <w:r>
                <w:t>Báo</w:t>
              </w:r>
              <w:proofErr w:type="spellEnd"/>
              <w:r>
                <w:t xml:space="preserve"> </w:t>
              </w:r>
              <w:proofErr w:type="spellStart"/>
              <w:r>
                <w:t>cáo</w:t>
              </w:r>
            </w:ins>
            <w:proofErr w:type="spellEnd"/>
          </w:p>
        </w:tc>
        <w:tc>
          <w:tcPr>
            <w:tcW w:w="2340" w:type="dxa"/>
            <w:vAlign w:val="center"/>
            <w:tcPrChange w:id="1514" w:author="Ngoc Khai Nguyen" w:date="2019-05-14T08:20:00Z">
              <w:tcPr>
                <w:tcW w:w="1980" w:type="dxa"/>
                <w:vAlign w:val="center"/>
              </w:tcPr>
            </w:tcPrChange>
          </w:tcPr>
          <w:p w14:paraId="4AFEF5A5" w14:textId="5A3763AC" w:rsidR="001463ED" w:rsidRDefault="001463ED" w:rsidP="009A101C">
            <w:pPr>
              <w:rPr>
                <w:ins w:id="1515" w:author="Ngoc Khai Nguyen" w:date="2019-05-09T23:01:00Z"/>
              </w:rPr>
            </w:pPr>
            <w:proofErr w:type="spellStart"/>
            <w:ins w:id="1516" w:author="Ngoc Khai Nguyen" w:date="2019-05-09T23:02:00Z">
              <w:r>
                <w:t>Báo</w:t>
              </w:r>
              <w:proofErr w:type="spellEnd"/>
              <w:r>
                <w:t xml:space="preserve"> </w:t>
              </w:r>
              <w:proofErr w:type="spellStart"/>
              <w:r>
                <w:t>cáo</w:t>
              </w:r>
              <w:proofErr w:type="spellEnd"/>
              <w:r>
                <w:t xml:space="preserve"> </w:t>
              </w:r>
              <w:proofErr w:type="spellStart"/>
              <w:r>
                <w:t>tồn</w:t>
              </w:r>
            </w:ins>
            <w:proofErr w:type="spellEnd"/>
          </w:p>
        </w:tc>
        <w:tc>
          <w:tcPr>
            <w:tcW w:w="5310" w:type="dxa"/>
            <w:vAlign w:val="center"/>
            <w:tcPrChange w:id="1517" w:author="Ngoc Khai Nguyen" w:date="2019-05-14T08:20:00Z">
              <w:tcPr>
                <w:tcW w:w="2700" w:type="dxa"/>
                <w:vAlign w:val="center"/>
              </w:tcPr>
            </w:tcPrChange>
          </w:tcPr>
          <w:p w14:paraId="734DF2DA" w14:textId="38088EB7" w:rsidR="001463ED" w:rsidRDefault="007058EA" w:rsidP="009A101C">
            <w:pPr>
              <w:pStyle w:val="oancuaDanhsach"/>
              <w:ind w:left="0"/>
              <w:rPr>
                <w:ins w:id="1518" w:author="Ngoc Khai Nguyen" w:date="2019-05-09T23:01:00Z"/>
              </w:rPr>
            </w:pPr>
            <w:proofErr w:type="spellStart"/>
            <w:ins w:id="1519" w:author="Ngoc Khai Nguyen" w:date="2019-05-14T20:54:00Z">
              <w:r>
                <w:t>Xem</w:t>
              </w:r>
              <w:proofErr w:type="spellEnd"/>
              <w:r>
                <w:t xml:space="preserve"> </w:t>
              </w:r>
            </w:ins>
            <w:proofErr w:type="spellStart"/>
            <w:ins w:id="1520" w:author="Ngoc Khai Nguyen" w:date="2019-05-14T20:55:00Z">
              <w:r>
                <w:t>danh</w:t>
              </w:r>
              <w:proofErr w:type="spellEnd"/>
              <w:r>
                <w:t xml:space="preserve"> </w:t>
              </w:r>
              <w:proofErr w:type="spellStart"/>
              <w:r>
                <w:t>sách</w:t>
              </w:r>
              <w:proofErr w:type="spellEnd"/>
              <w:r>
                <w:t xml:space="preserve"> </w:t>
              </w:r>
              <w:proofErr w:type="spellStart"/>
              <w:r>
                <w:t>số</w:t>
              </w:r>
              <w:proofErr w:type="spellEnd"/>
              <w:r>
                <w:t xml:space="preserve"> </w:t>
              </w:r>
              <w:proofErr w:type="spellStart"/>
              <w:r>
                <w:t>lượng</w:t>
              </w:r>
              <w:proofErr w:type="spellEnd"/>
              <w:r>
                <w:t xml:space="preserve"> </w:t>
              </w:r>
              <w:proofErr w:type="spellStart"/>
              <w:r>
                <w:t>sách</w:t>
              </w:r>
              <w:proofErr w:type="spellEnd"/>
              <w:r>
                <w:t xml:space="preserve"> </w:t>
              </w:r>
              <w:proofErr w:type="spellStart"/>
              <w:r>
                <w:t>tồn</w:t>
              </w:r>
              <w:proofErr w:type="spellEnd"/>
              <w:r>
                <w:t xml:space="preserve"> </w:t>
              </w:r>
              <w:proofErr w:type="spellStart"/>
              <w:r>
                <w:t>theo</w:t>
              </w:r>
              <w:proofErr w:type="spellEnd"/>
              <w:r>
                <w:t xml:space="preserve"> </w:t>
              </w:r>
              <w:proofErr w:type="spellStart"/>
              <w:r>
                <w:t>tháng</w:t>
              </w:r>
              <w:proofErr w:type="spellEnd"/>
              <w:r>
                <w:t xml:space="preserve">, </w:t>
              </w:r>
              <w:proofErr w:type="spellStart"/>
              <w:r>
                <w:t>năm</w:t>
              </w:r>
              <w:proofErr w:type="spellEnd"/>
              <w:r>
                <w:t xml:space="preserve"> (</w:t>
              </w:r>
              <w:proofErr w:type="spellStart"/>
              <w:r>
                <w:t>có</w:t>
              </w:r>
              <w:proofErr w:type="spellEnd"/>
              <w:r>
                <w:t xml:space="preserve"> </w:t>
              </w:r>
              <w:proofErr w:type="spellStart"/>
              <w:r>
                <w:t>biểu</w:t>
              </w:r>
              <w:proofErr w:type="spellEnd"/>
              <w:r>
                <w:t xml:space="preserve"> </w:t>
              </w:r>
              <w:proofErr w:type="spellStart"/>
              <w:r>
                <w:t>đồ</w:t>
              </w:r>
              <w:proofErr w:type="spellEnd"/>
              <w:r>
                <w:t>)</w:t>
              </w:r>
            </w:ins>
          </w:p>
        </w:tc>
      </w:tr>
      <w:tr w:rsidR="001463ED" w14:paraId="1F69DF31" w14:textId="77777777" w:rsidTr="00560DAF">
        <w:trPr>
          <w:trHeight w:val="315"/>
          <w:ins w:id="1521" w:author="Ngoc Khai Nguyen" w:date="2019-05-09T23:01:00Z"/>
          <w:trPrChange w:id="1522" w:author="Ngoc Khai Nguyen" w:date="2019-05-14T08:20:00Z">
            <w:trPr>
              <w:trHeight w:val="315"/>
            </w:trPr>
          </w:trPrChange>
        </w:trPr>
        <w:tc>
          <w:tcPr>
            <w:tcW w:w="1350" w:type="dxa"/>
            <w:vMerge/>
            <w:vAlign w:val="center"/>
            <w:tcPrChange w:id="1523" w:author="Ngoc Khai Nguyen" w:date="2019-05-14T08:20:00Z">
              <w:tcPr>
                <w:tcW w:w="1350" w:type="dxa"/>
                <w:vMerge/>
                <w:vAlign w:val="center"/>
              </w:tcPr>
            </w:tcPrChange>
          </w:tcPr>
          <w:p w14:paraId="7A30AFB8" w14:textId="77777777" w:rsidR="001463ED" w:rsidRDefault="001463ED">
            <w:pPr>
              <w:pStyle w:val="oancuaDanhsach"/>
              <w:ind w:left="0"/>
              <w:jc w:val="center"/>
              <w:rPr>
                <w:ins w:id="1524" w:author="Ngoc Khai Nguyen" w:date="2019-05-09T23:01:00Z"/>
              </w:rPr>
              <w:pPrChange w:id="1525" w:author="Hoan Ng" w:date="2019-05-09T23:04:00Z">
                <w:pPr>
                  <w:pStyle w:val="oancuaDanhsach"/>
                  <w:ind w:left="0"/>
                </w:pPr>
              </w:pPrChange>
            </w:pPr>
          </w:p>
        </w:tc>
        <w:tc>
          <w:tcPr>
            <w:tcW w:w="2340" w:type="dxa"/>
            <w:vAlign w:val="center"/>
            <w:tcPrChange w:id="1526" w:author="Ngoc Khai Nguyen" w:date="2019-05-14T08:20:00Z">
              <w:tcPr>
                <w:tcW w:w="1980" w:type="dxa"/>
                <w:vAlign w:val="center"/>
              </w:tcPr>
            </w:tcPrChange>
          </w:tcPr>
          <w:p w14:paraId="38D20CB9" w14:textId="77158EAB" w:rsidR="001463ED" w:rsidRDefault="001463ED" w:rsidP="009A101C">
            <w:pPr>
              <w:rPr>
                <w:ins w:id="1527" w:author="Ngoc Khai Nguyen" w:date="2019-05-09T23:01:00Z"/>
              </w:rPr>
            </w:pPr>
            <w:proofErr w:type="spellStart"/>
            <w:ins w:id="1528" w:author="Ngoc Khai Nguyen" w:date="2019-05-09T23:02:00Z">
              <w:r>
                <w:t>Báo</w:t>
              </w:r>
              <w:proofErr w:type="spellEnd"/>
              <w:r>
                <w:t xml:space="preserve"> </w:t>
              </w:r>
              <w:proofErr w:type="spellStart"/>
              <w:r>
                <w:t>cáo</w:t>
              </w:r>
              <w:proofErr w:type="spellEnd"/>
              <w:r>
                <w:t xml:space="preserve"> </w:t>
              </w:r>
              <w:proofErr w:type="spellStart"/>
              <w:r>
                <w:t>công</w:t>
              </w:r>
              <w:proofErr w:type="spellEnd"/>
              <w:r>
                <w:t xml:space="preserve"> </w:t>
              </w:r>
              <w:proofErr w:type="spellStart"/>
              <w:r>
                <w:t>nợ</w:t>
              </w:r>
            </w:ins>
            <w:proofErr w:type="spellEnd"/>
          </w:p>
        </w:tc>
        <w:tc>
          <w:tcPr>
            <w:tcW w:w="5310" w:type="dxa"/>
            <w:vAlign w:val="center"/>
            <w:tcPrChange w:id="1529" w:author="Ngoc Khai Nguyen" w:date="2019-05-14T08:20:00Z">
              <w:tcPr>
                <w:tcW w:w="2700" w:type="dxa"/>
                <w:vAlign w:val="center"/>
              </w:tcPr>
            </w:tcPrChange>
          </w:tcPr>
          <w:p w14:paraId="1EEA5920" w14:textId="7772998F" w:rsidR="001463ED" w:rsidRDefault="007058EA" w:rsidP="009A101C">
            <w:pPr>
              <w:pStyle w:val="oancuaDanhsach"/>
              <w:ind w:left="0"/>
              <w:rPr>
                <w:ins w:id="1530" w:author="Ngoc Khai Nguyen" w:date="2019-05-09T23:01:00Z"/>
              </w:rPr>
            </w:pPr>
            <w:proofErr w:type="spellStart"/>
            <w:ins w:id="1531" w:author="Ngoc Khai Nguyen" w:date="2019-05-14T20:55:00Z">
              <w:r>
                <w:t>Xem</w:t>
              </w:r>
              <w:proofErr w:type="spellEnd"/>
              <w:r>
                <w:t xml:space="preserve"> </w:t>
              </w:r>
              <w:proofErr w:type="spellStart"/>
              <w:r>
                <w:t>danh</w:t>
              </w:r>
              <w:proofErr w:type="spellEnd"/>
              <w:r>
                <w:t xml:space="preserve"> </w:t>
              </w:r>
              <w:proofErr w:type="spellStart"/>
              <w:r>
                <w:t>sách</w:t>
              </w:r>
              <w:proofErr w:type="spellEnd"/>
              <w:r>
                <w:t xml:space="preserve"> </w:t>
              </w:r>
              <w:proofErr w:type="spellStart"/>
              <w:r>
                <w:t>khách</w:t>
              </w:r>
              <w:proofErr w:type="spellEnd"/>
              <w:r>
                <w:t xml:space="preserve"> </w:t>
              </w:r>
              <w:proofErr w:type="spellStart"/>
              <w:r>
                <w:t>hàng</w:t>
              </w:r>
              <w:proofErr w:type="spellEnd"/>
              <w:r>
                <w:t xml:space="preserve"> </w:t>
              </w:r>
              <w:proofErr w:type="spellStart"/>
              <w:r>
                <w:t>nợ</w:t>
              </w:r>
              <w:proofErr w:type="spellEnd"/>
              <w:r>
                <w:t xml:space="preserve">, </w:t>
              </w:r>
              <w:proofErr w:type="spellStart"/>
              <w:r>
                <w:t>sô</w:t>
              </w:r>
              <w:proofErr w:type="spellEnd"/>
              <w:r>
                <w:t xml:space="preserve"> </w:t>
              </w:r>
              <w:proofErr w:type="spellStart"/>
              <w:r>
                <w:t>tiền</w:t>
              </w:r>
              <w:proofErr w:type="spellEnd"/>
              <w:r>
                <w:t xml:space="preserve"> </w:t>
              </w:r>
              <w:proofErr w:type="spellStart"/>
              <w:proofErr w:type="gramStart"/>
              <w:r>
                <w:t>nợ</w:t>
              </w:r>
              <w:proofErr w:type="spellEnd"/>
              <w:r>
                <w:t xml:space="preserve"> </w:t>
              </w:r>
            </w:ins>
            <w:ins w:id="1532" w:author="Ngoc Khai Nguyen" w:date="2019-05-14T20:56:00Z">
              <w:r>
                <w:t xml:space="preserve"> </w:t>
              </w:r>
              <w:proofErr w:type="spellStart"/>
              <w:r>
                <w:t>của</w:t>
              </w:r>
              <w:proofErr w:type="spellEnd"/>
              <w:proofErr w:type="gramEnd"/>
              <w:r>
                <w:t xml:space="preserve"> </w:t>
              </w:r>
              <w:proofErr w:type="spellStart"/>
              <w:r>
                <w:t>khách</w:t>
              </w:r>
              <w:proofErr w:type="spellEnd"/>
              <w:r>
                <w:t xml:space="preserve"> </w:t>
              </w:r>
              <w:proofErr w:type="spellStart"/>
              <w:r>
                <w:t>hàng</w:t>
              </w:r>
            </w:ins>
            <w:proofErr w:type="spellEnd"/>
          </w:p>
        </w:tc>
      </w:tr>
      <w:tr w:rsidR="001463ED" w14:paraId="403B4DD7" w14:textId="77777777" w:rsidTr="00560DAF">
        <w:trPr>
          <w:trHeight w:val="315"/>
          <w:ins w:id="1533" w:author="Ngoc Khai Nguyen" w:date="2019-05-09T23:01:00Z"/>
          <w:trPrChange w:id="1534" w:author="Ngoc Khai Nguyen" w:date="2019-05-14T08:20:00Z">
            <w:trPr>
              <w:trHeight w:val="315"/>
            </w:trPr>
          </w:trPrChange>
        </w:trPr>
        <w:tc>
          <w:tcPr>
            <w:tcW w:w="1350" w:type="dxa"/>
            <w:vMerge w:val="restart"/>
            <w:vAlign w:val="center"/>
            <w:tcPrChange w:id="1535" w:author="Ngoc Khai Nguyen" w:date="2019-05-14T08:20:00Z">
              <w:tcPr>
                <w:tcW w:w="1350" w:type="dxa"/>
                <w:vMerge w:val="restart"/>
                <w:vAlign w:val="center"/>
              </w:tcPr>
            </w:tcPrChange>
          </w:tcPr>
          <w:p w14:paraId="7FB605B6" w14:textId="522C778C" w:rsidR="001463ED" w:rsidRDefault="001463ED">
            <w:pPr>
              <w:pStyle w:val="oancuaDanhsach"/>
              <w:ind w:left="0"/>
              <w:jc w:val="center"/>
              <w:rPr>
                <w:ins w:id="1536" w:author="Ngoc Khai Nguyen" w:date="2019-05-09T23:01:00Z"/>
              </w:rPr>
              <w:pPrChange w:id="1537" w:author="Hoan Ng" w:date="2019-05-09T23:04:00Z">
                <w:pPr>
                  <w:pStyle w:val="oancuaDanhsach"/>
                  <w:ind w:left="0"/>
                </w:pPr>
              </w:pPrChange>
            </w:pPr>
            <w:proofErr w:type="spellStart"/>
            <w:ins w:id="1538" w:author="Ngoc Khai Nguyen" w:date="2019-05-09T23:04:00Z">
              <w:r>
                <w:t>Quản</w:t>
              </w:r>
              <w:proofErr w:type="spellEnd"/>
              <w:r>
                <w:t xml:space="preserve"> </w:t>
              </w:r>
              <w:proofErr w:type="spellStart"/>
              <w:r>
                <w:t>lý</w:t>
              </w:r>
              <w:proofErr w:type="spellEnd"/>
              <w:r>
                <w:t xml:space="preserve"> </w:t>
              </w:r>
              <w:proofErr w:type="spellStart"/>
              <w:r>
                <w:t>quy</w:t>
              </w:r>
              <w:proofErr w:type="spellEnd"/>
              <w:r>
                <w:t xml:space="preserve"> </w:t>
              </w:r>
              <w:proofErr w:type="spellStart"/>
              <w:r>
                <w:t>định</w:t>
              </w:r>
            </w:ins>
            <w:proofErr w:type="spellEnd"/>
          </w:p>
        </w:tc>
        <w:tc>
          <w:tcPr>
            <w:tcW w:w="2340" w:type="dxa"/>
            <w:vAlign w:val="center"/>
            <w:tcPrChange w:id="1539" w:author="Ngoc Khai Nguyen" w:date="2019-05-14T08:20:00Z">
              <w:tcPr>
                <w:tcW w:w="1980" w:type="dxa"/>
                <w:vAlign w:val="center"/>
              </w:tcPr>
            </w:tcPrChange>
          </w:tcPr>
          <w:p w14:paraId="050611AB" w14:textId="22D50E15" w:rsidR="001463ED" w:rsidRDefault="001463ED" w:rsidP="009A101C">
            <w:pPr>
              <w:rPr>
                <w:ins w:id="1540" w:author="Ngoc Khai Nguyen" w:date="2019-05-09T23:01:00Z"/>
              </w:rPr>
            </w:pPr>
            <w:proofErr w:type="spellStart"/>
            <w:ins w:id="1541" w:author="Ngoc Khai Nguyen" w:date="2019-05-09T23:02:00Z">
              <w:r>
                <w:t>Xem</w:t>
              </w:r>
              <w:proofErr w:type="spellEnd"/>
              <w:r>
                <w:t xml:space="preserve"> </w:t>
              </w:r>
              <w:proofErr w:type="spellStart"/>
              <w:r>
                <w:t>quy</w:t>
              </w:r>
              <w:proofErr w:type="spellEnd"/>
              <w:r>
                <w:t xml:space="preserve"> </w:t>
              </w:r>
              <w:proofErr w:type="spellStart"/>
              <w:r>
                <w:t>định</w:t>
              </w:r>
            </w:ins>
            <w:proofErr w:type="spellEnd"/>
          </w:p>
        </w:tc>
        <w:tc>
          <w:tcPr>
            <w:tcW w:w="5310" w:type="dxa"/>
            <w:vAlign w:val="center"/>
            <w:tcPrChange w:id="1542" w:author="Ngoc Khai Nguyen" w:date="2019-05-14T08:20:00Z">
              <w:tcPr>
                <w:tcW w:w="2700" w:type="dxa"/>
                <w:vAlign w:val="center"/>
              </w:tcPr>
            </w:tcPrChange>
          </w:tcPr>
          <w:p w14:paraId="413F9B72" w14:textId="239DE566" w:rsidR="001463ED" w:rsidRDefault="007058EA" w:rsidP="009A101C">
            <w:pPr>
              <w:pStyle w:val="oancuaDanhsach"/>
              <w:ind w:left="0"/>
              <w:rPr>
                <w:ins w:id="1543" w:author="Ngoc Khai Nguyen" w:date="2019-05-09T23:01:00Z"/>
              </w:rPr>
            </w:pPr>
            <w:proofErr w:type="spellStart"/>
            <w:ins w:id="1544" w:author="Ngoc Khai Nguyen" w:date="2019-05-14T20:56:00Z">
              <w:r>
                <w:t>Xem</w:t>
              </w:r>
              <w:proofErr w:type="spellEnd"/>
              <w:r>
                <w:t xml:space="preserve"> </w:t>
              </w:r>
              <w:proofErr w:type="spellStart"/>
              <w:r>
                <w:t>các</w:t>
              </w:r>
              <w:proofErr w:type="spellEnd"/>
              <w:r>
                <w:t xml:space="preserve"> </w:t>
              </w:r>
              <w:proofErr w:type="spellStart"/>
              <w:r>
                <w:t>quy</w:t>
              </w:r>
              <w:proofErr w:type="spellEnd"/>
              <w:r>
                <w:t xml:space="preserve"> </w:t>
              </w:r>
              <w:proofErr w:type="spellStart"/>
              <w:r>
                <w:t>định</w:t>
              </w:r>
              <w:proofErr w:type="spellEnd"/>
              <w:r>
                <w:t xml:space="preserve"> </w:t>
              </w:r>
              <w:proofErr w:type="spellStart"/>
              <w:r>
                <w:t>đã</w:t>
              </w:r>
              <w:proofErr w:type="spellEnd"/>
              <w:r>
                <w:t xml:space="preserve"> </w:t>
              </w:r>
              <w:proofErr w:type="spellStart"/>
              <w:r>
                <w:t>có</w:t>
              </w:r>
              <w:proofErr w:type="spellEnd"/>
              <w:r>
                <w:t xml:space="preserve"> </w:t>
              </w:r>
              <w:proofErr w:type="spellStart"/>
              <w:r>
                <w:t>trên</w:t>
              </w:r>
              <w:proofErr w:type="spellEnd"/>
              <w:r>
                <w:t xml:space="preserve"> </w:t>
              </w:r>
              <w:proofErr w:type="spellStart"/>
              <w:r>
                <w:t>hệ</w:t>
              </w:r>
              <w:proofErr w:type="spellEnd"/>
              <w:r>
                <w:t xml:space="preserve"> </w:t>
              </w:r>
              <w:proofErr w:type="spellStart"/>
              <w:r>
                <w:t>thống</w:t>
              </w:r>
            </w:ins>
            <w:proofErr w:type="spellEnd"/>
          </w:p>
        </w:tc>
      </w:tr>
      <w:tr w:rsidR="001463ED" w14:paraId="2CA55A49" w14:textId="77777777" w:rsidTr="00560DAF">
        <w:trPr>
          <w:trHeight w:val="315"/>
          <w:ins w:id="1545" w:author="Ngoc Khai Nguyen" w:date="2019-05-09T23:02:00Z"/>
          <w:trPrChange w:id="1546" w:author="Ngoc Khai Nguyen" w:date="2019-05-14T08:20:00Z">
            <w:trPr>
              <w:trHeight w:val="315"/>
            </w:trPr>
          </w:trPrChange>
        </w:trPr>
        <w:tc>
          <w:tcPr>
            <w:tcW w:w="1350" w:type="dxa"/>
            <w:vMerge/>
            <w:tcPrChange w:id="1547" w:author="Ngoc Khai Nguyen" w:date="2019-05-14T08:20:00Z">
              <w:tcPr>
                <w:tcW w:w="1350" w:type="dxa"/>
                <w:vMerge/>
              </w:tcPr>
            </w:tcPrChange>
          </w:tcPr>
          <w:p w14:paraId="1DDC6EB0" w14:textId="77777777" w:rsidR="001463ED" w:rsidRDefault="001463ED" w:rsidP="009A101C">
            <w:pPr>
              <w:pStyle w:val="oancuaDanhsach"/>
              <w:ind w:left="0"/>
              <w:rPr>
                <w:ins w:id="1548" w:author="Ngoc Khai Nguyen" w:date="2019-05-09T23:02:00Z"/>
              </w:rPr>
            </w:pPr>
          </w:p>
        </w:tc>
        <w:tc>
          <w:tcPr>
            <w:tcW w:w="2340" w:type="dxa"/>
            <w:vAlign w:val="center"/>
            <w:tcPrChange w:id="1549" w:author="Ngoc Khai Nguyen" w:date="2019-05-14T08:20:00Z">
              <w:tcPr>
                <w:tcW w:w="1980" w:type="dxa"/>
                <w:vAlign w:val="center"/>
              </w:tcPr>
            </w:tcPrChange>
          </w:tcPr>
          <w:p w14:paraId="2C8F0F2F" w14:textId="6A181782" w:rsidR="001463ED" w:rsidRDefault="001463ED" w:rsidP="009A101C">
            <w:pPr>
              <w:rPr>
                <w:ins w:id="1550" w:author="Ngoc Khai Nguyen" w:date="2019-05-09T23:02:00Z"/>
              </w:rPr>
            </w:pPr>
            <w:proofErr w:type="spellStart"/>
            <w:ins w:id="1551" w:author="Ngoc Khai Nguyen" w:date="2019-05-09T23:02:00Z">
              <w:r>
                <w:t>Thay</w:t>
              </w:r>
              <w:proofErr w:type="spellEnd"/>
              <w:r>
                <w:t xml:space="preserve"> </w:t>
              </w:r>
              <w:proofErr w:type="spellStart"/>
              <w:r>
                <w:t>đổi</w:t>
              </w:r>
              <w:proofErr w:type="spellEnd"/>
              <w:r>
                <w:t xml:space="preserve"> </w:t>
              </w:r>
              <w:proofErr w:type="spellStart"/>
              <w:r>
                <w:t>quy</w:t>
              </w:r>
              <w:proofErr w:type="spellEnd"/>
              <w:r>
                <w:t xml:space="preserve"> </w:t>
              </w:r>
              <w:proofErr w:type="spellStart"/>
              <w:r>
                <w:t>định</w:t>
              </w:r>
              <w:proofErr w:type="spellEnd"/>
            </w:ins>
          </w:p>
        </w:tc>
        <w:tc>
          <w:tcPr>
            <w:tcW w:w="5310" w:type="dxa"/>
            <w:vAlign w:val="center"/>
            <w:tcPrChange w:id="1552" w:author="Ngoc Khai Nguyen" w:date="2019-05-14T08:20:00Z">
              <w:tcPr>
                <w:tcW w:w="2700" w:type="dxa"/>
                <w:vAlign w:val="center"/>
              </w:tcPr>
            </w:tcPrChange>
          </w:tcPr>
          <w:p w14:paraId="2F5A0CAF" w14:textId="69343462" w:rsidR="001463ED" w:rsidRDefault="007058EA" w:rsidP="009A101C">
            <w:pPr>
              <w:pStyle w:val="oancuaDanhsach"/>
              <w:ind w:left="0"/>
              <w:rPr>
                <w:ins w:id="1553" w:author="Ngoc Khai Nguyen" w:date="2019-05-09T23:02:00Z"/>
              </w:rPr>
            </w:pPr>
            <w:proofErr w:type="spellStart"/>
            <w:ins w:id="1554" w:author="Ngoc Khai Nguyen" w:date="2019-05-14T20:56:00Z">
              <w:r>
                <w:t>Sữa</w:t>
              </w:r>
              <w:proofErr w:type="spellEnd"/>
              <w:r>
                <w:t xml:space="preserve"> </w:t>
              </w:r>
              <w:proofErr w:type="spellStart"/>
              <w:r>
                <w:t>các</w:t>
              </w:r>
              <w:proofErr w:type="spellEnd"/>
              <w:r>
                <w:t xml:space="preserve"> </w:t>
              </w:r>
              <w:proofErr w:type="spellStart"/>
              <w:r>
                <w:t>quy</w:t>
              </w:r>
              <w:proofErr w:type="spellEnd"/>
              <w:r>
                <w:t xml:space="preserve"> </w:t>
              </w:r>
              <w:proofErr w:type="spellStart"/>
              <w:r>
                <w:t>định</w:t>
              </w:r>
              <w:proofErr w:type="spellEnd"/>
              <w:r>
                <w:t xml:space="preserve"> </w:t>
              </w:r>
              <w:proofErr w:type="spellStart"/>
              <w:r>
                <w:t>trên</w:t>
              </w:r>
              <w:proofErr w:type="spellEnd"/>
              <w:r>
                <w:t xml:space="preserve"> </w:t>
              </w:r>
              <w:proofErr w:type="spellStart"/>
              <w:r>
                <w:t>hệ</w:t>
              </w:r>
              <w:proofErr w:type="spellEnd"/>
              <w:r>
                <w:t xml:space="preserve"> </w:t>
              </w:r>
              <w:proofErr w:type="spellStart"/>
              <w:r>
                <w:t>thống</w:t>
              </w:r>
            </w:ins>
            <w:proofErr w:type="spellEnd"/>
          </w:p>
        </w:tc>
      </w:tr>
    </w:tbl>
    <w:p w14:paraId="64CCB19F" w14:textId="77777777" w:rsidR="009A101C" w:rsidRDefault="009A101C">
      <w:pPr>
        <w:pStyle w:val="oancuaDanhsach"/>
        <w:ind w:left="1440"/>
        <w:rPr>
          <w:ins w:id="1555" w:author="Ngoc Khai Nguyen" w:date="2019-05-09T22:52:00Z"/>
        </w:rPr>
        <w:pPrChange w:id="1556" w:author="Ngoc Khai Nguyen" w:date="2019-05-09T22:54:00Z">
          <w:pPr>
            <w:pStyle w:val="oancuaDanhsach"/>
            <w:numPr>
              <w:ilvl w:val="1"/>
              <w:numId w:val="3"/>
            </w:numPr>
            <w:ind w:left="1440" w:hanging="360"/>
          </w:pPr>
        </w:pPrChange>
      </w:pPr>
    </w:p>
    <w:p w14:paraId="0077A1A7" w14:textId="6ADB7150" w:rsidR="00AA79A0" w:rsidRDefault="00AA79A0">
      <w:pPr>
        <w:pStyle w:val="oancuaDanhsach"/>
        <w:ind w:left="1440"/>
        <w:rPr>
          <w:ins w:id="1557" w:author="Ngoc Khai Nguyen" w:date="2019-05-15T00:15:00Z"/>
        </w:rPr>
      </w:pPr>
    </w:p>
    <w:p w14:paraId="7F96F7E7" w14:textId="2EB880E7" w:rsidR="00FF3B6C" w:rsidRDefault="00FF3B6C">
      <w:pPr>
        <w:pStyle w:val="oancuaDanhsach"/>
        <w:ind w:left="1440"/>
        <w:rPr>
          <w:ins w:id="1558" w:author="Ngoc Khai Nguyen" w:date="2019-05-15T00:15:00Z"/>
        </w:rPr>
      </w:pPr>
    </w:p>
    <w:p w14:paraId="1473291E" w14:textId="1E5A6B65" w:rsidR="00FF3B6C" w:rsidRDefault="00FF3B6C">
      <w:pPr>
        <w:pStyle w:val="oancuaDanhsach"/>
        <w:ind w:left="1440"/>
        <w:rPr>
          <w:ins w:id="1559" w:author="Ngoc Khai Nguyen" w:date="2019-05-28T21:09:00Z"/>
        </w:rPr>
      </w:pPr>
    </w:p>
    <w:p w14:paraId="0DD6B2FF" w14:textId="009DA80C" w:rsidR="00BA48AD" w:rsidRDefault="00BA48AD">
      <w:pPr>
        <w:pStyle w:val="oancuaDanhsach"/>
        <w:ind w:left="1440"/>
        <w:rPr>
          <w:ins w:id="1560" w:author="Ngoc Khai Nguyen" w:date="2019-05-28T21:09:00Z"/>
        </w:rPr>
      </w:pPr>
    </w:p>
    <w:p w14:paraId="3B448BCF" w14:textId="77777777" w:rsidR="00BA48AD" w:rsidRDefault="00BA48AD">
      <w:pPr>
        <w:pStyle w:val="oancuaDanhsach"/>
        <w:ind w:left="1440"/>
        <w:rPr>
          <w:ins w:id="1561" w:author="Ngoc Khai Nguyen" w:date="2019-05-15T00:15:00Z"/>
        </w:rPr>
      </w:pPr>
    </w:p>
    <w:p w14:paraId="275CDC39" w14:textId="30793DF7" w:rsidR="00FF3B6C" w:rsidRDefault="00FF3B6C">
      <w:pPr>
        <w:pStyle w:val="oancuaDanhsach"/>
        <w:ind w:left="1440"/>
        <w:rPr>
          <w:ins w:id="1562" w:author="Ngoc Khai Nguyen" w:date="2019-05-15T00:15:00Z"/>
        </w:rPr>
      </w:pPr>
    </w:p>
    <w:p w14:paraId="364AFC9B" w14:textId="75C991E9" w:rsidR="00FF3B6C" w:rsidRDefault="00FF3B6C">
      <w:pPr>
        <w:pStyle w:val="oancuaDanhsach"/>
        <w:ind w:left="1440"/>
        <w:rPr>
          <w:ins w:id="1563" w:author="Ngoc Khai Nguyen" w:date="2019-05-15T00:15:00Z"/>
        </w:rPr>
      </w:pPr>
    </w:p>
    <w:p w14:paraId="50EF7C0C" w14:textId="0E76C17D" w:rsidR="00FF3B6C" w:rsidRDefault="00FF3B6C">
      <w:pPr>
        <w:pStyle w:val="oancuaDanhsach"/>
        <w:ind w:left="1440"/>
        <w:rPr>
          <w:ins w:id="1564" w:author="Ngoc Khai Nguyen" w:date="2019-05-15T00:15:00Z"/>
        </w:rPr>
      </w:pPr>
    </w:p>
    <w:p w14:paraId="7CE985D0" w14:textId="25BF7F9D" w:rsidR="00FF3B6C" w:rsidRDefault="00FF3B6C">
      <w:pPr>
        <w:pStyle w:val="oancuaDanhsach"/>
        <w:ind w:left="1440"/>
        <w:rPr>
          <w:ins w:id="1565" w:author="Ngoc Khai Nguyen" w:date="2019-05-15T00:15:00Z"/>
        </w:rPr>
      </w:pPr>
    </w:p>
    <w:p w14:paraId="3E8F7809" w14:textId="20FCCE7C" w:rsidR="00FF3B6C" w:rsidRDefault="00FF3B6C">
      <w:pPr>
        <w:pStyle w:val="oancuaDanhsach"/>
        <w:ind w:left="1440"/>
        <w:rPr>
          <w:ins w:id="1566" w:author="Ngoc Khai Nguyen" w:date="2019-05-15T00:15:00Z"/>
        </w:rPr>
      </w:pPr>
    </w:p>
    <w:p w14:paraId="1D8A1D07" w14:textId="56884EF0" w:rsidR="00FF3B6C" w:rsidRDefault="00FF3B6C">
      <w:pPr>
        <w:pStyle w:val="oancuaDanhsach"/>
        <w:ind w:left="1440"/>
        <w:rPr>
          <w:ins w:id="1567" w:author="Ngoc Khai Nguyen" w:date="2019-05-15T00:15:00Z"/>
        </w:rPr>
      </w:pPr>
    </w:p>
    <w:p w14:paraId="46492C45" w14:textId="0034402B" w:rsidR="00FF3B6C" w:rsidRDefault="00FF3B6C">
      <w:pPr>
        <w:pStyle w:val="oancuaDanhsach"/>
        <w:ind w:left="1440"/>
        <w:rPr>
          <w:ins w:id="1568" w:author="Ngoc Khai Nguyen" w:date="2019-05-15T00:15:00Z"/>
        </w:rPr>
      </w:pPr>
    </w:p>
    <w:p w14:paraId="2FCC7DC0" w14:textId="5300F987" w:rsidR="00FF3B6C" w:rsidRDefault="00FF3B6C">
      <w:pPr>
        <w:pStyle w:val="oancuaDanhsach"/>
        <w:ind w:left="1440"/>
        <w:rPr>
          <w:ins w:id="1569" w:author="Ngoc Khai Nguyen" w:date="2019-05-15T00:15:00Z"/>
        </w:rPr>
      </w:pPr>
    </w:p>
    <w:p w14:paraId="67719485" w14:textId="010E5F2A" w:rsidR="00FF3B6C" w:rsidRDefault="00FF3B6C">
      <w:pPr>
        <w:pStyle w:val="oancuaDanhsach"/>
        <w:ind w:left="1440"/>
        <w:rPr>
          <w:ins w:id="1570" w:author="Ngọc Hiển nguyễn" w:date="2019-07-05T23:38:00Z"/>
        </w:rPr>
      </w:pPr>
    </w:p>
    <w:p w14:paraId="1F656D48" w14:textId="111E1E47" w:rsidR="0019385D" w:rsidRDefault="0019385D">
      <w:pPr>
        <w:pStyle w:val="oancuaDanhsach"/>
        <w:ind w:left="1440"/>
        <w:rPr>
          <w:ins w:id="1571" w:author="Ngọc Hiển nguyễn" w:date="2019-07-05T23:38:00Z"/>
        </w:rPr>
      </w:pPr>
      <w:bookmarkStart w:id="1572" w:name="_GoBack"/>
      <w:bookmarkEnd w:id="1572"/>
    </w:p>
    <w:p w14:paraId="4B7C54D5" w14:textId="7BCF5910" w:rsidR="0019385D" w:rsidRDefault="0019385D">
      <w:pPr>
        <w:pStyle w:val="oancuaDanhsach"/>
        <w:ind w:left="1440"/>
        <w:rPr>
          <w:ins w:id="1573" w:author="Ngọc Hiển nguyễn" w:date="2019-07-05T23:38:00Z"/>
        </w:rPr>
      </w:pPr>
    </w:p>
    <w:p w14:paraId="5C98AFB3" w14:textId="68994DA7" w:rsidR="0019385D" w:rsidRDefault="0019385D">
      <w:pPr>
        <w:pStyle w:val="oancuaDanhsach"/>
        <w:ind w:left="1440"/>
        <w:rPr>
          <w:ins w:id="1574" w:author="Ngọc Hiển nguyễn" w:date="2019-07-05T23:38:00Z"/>
        </w:rPr>
      </w:pPr>
    </w:p>
    <w:p w14:paraId="5C44E186" w14:textId="598CB40F" w:rsidR="0019385D" w:rsidRDefault="0019385D">
      <w:pPr>
        <w:pStyle w:val="oancuaDanhsach"/>
        <w:ind w:left="1440"/>
        <w:rPr>
          <w:ins w:id="1575" w:author="Ngọc Hiển nguyễn" w:date="2019-07-05T23:38:00Z"/>
        </w:rPr>
      </w:pPr>
    </w:p>
    <w:p w14:paraId="05E49040" w14:textId="43037B5C" w:rsidR="0019385D" w:rsidRDefault="0019385D">
      <w:pPr>
        <w:pStyle w:val="oancuaDanhsach"/>
        <w:ind w:left="1440"/>
        <w:rPr>
          <w:ins w:id="1576" w:author="Ngọc Hiển nguyễn" w:date="2019-07-05T23:40:00Z"/>
        </w:rPr>
      </w:pPr>
    </w:p>
    <w:p w14:paraId="77A0564E" w14:textId="5D1BDF07" w:rsidR="0019385D" w:rsidRDefault="0019385D">
      <w:pPr>
        <w:pStyle w:val="oancuaDanhsach"/>
        <w:ind w:left="1440"/>
        <w:rPr>
          <w:ins w:id="1577" w:author="Ngọc Hiển nguyễn" w:date="2019-07-05T23:40:00Z"/>
        </w:rPr>
      </w:pPr>
    </w:p>
    <w:p w14:paraId="1147F094" w14:textId="77777777" w:rsidR="0019385D" w:rsidRPr="007E56BA" w:rsidRDefault="0019385D">
      <w:pPr>
        <w:pStyle w:val="oancuaDanhsach"/>
        <w:ind w:left="1440"/>
        <w:pPrChange w:id="1578" w:author="Ngoc Khai Nguyen" w:date="2019-05-09T22:52:00Z">
          <w:pPr>
            <w:pStyle w:val="oancuaDanhsach"/>
            <w:numPr>
              <w:numId w:val="3"/>
            </w:numPr>
            <w:ind w:hanging="360"/>
          </w:pPr>
        </w:pPrChange>
      </w:pPr>
    </w:p>
    <w:p w14:paraId="3086BE4E" w14:textId="4C83F8AD" w:rsidR="007E56BA" w:rsidRDefault="007E56BA" w:rsidP="007E56BA">
      <w:pPr>
        <w:pStyle w:val="oancuaDanhsach"/>
        <w:numPr>
          <w:ilvl w:val="0"/>
          <w:numId w:val="3"/>
        </w:numPr>
        <w:rPr>
          <w:ins w:id="1579" w:author="Ngoc Khai Nguyen" w:date="2019-05-15T00:16:00Z"/>
        </w:rPr>
      </w:pPr>
      <w:proofErr w:type="spellStart"/>
      <w:r w:rsidRPr="007E56BA">
        <w:t>Đặc</w:t>
      </w:r>
      <w:proofErr w:type="spellEnd"/>
      <w:r w:rsidRPr="007E56BA">
        <w:t xml:space="preserve"> </w:t>
      </w:r>
      <w:proofErr w:type="spellStart"/>
      <w:r w:rsidRPr="007E56BA">
        <w:t>tả</w:t>
      </w:r>
      <w:proofErr w:type="spellEnd"/>
      <w:r w:rsidRPr="007E56BA">
        <w:t xml:space="preserve"> </w:t>
      </w:r>
      <w:proofErr w:type="spellStart"/>
      <w:r w:rsidRPr="007E56BA">
        <w:t>và</w:t>
      </w:r>
      <w:proofErr w:type="spellEnd"/>
      <w:r w:rsidRPr="007E56BA">
        <w:t xml:space="preserve"> </w:t>
      </w:r>
      <w:proofErr w:type="spellStart"/>
      <w:r w:rsidRPr="007E56BA">
        <w:t>Mô</w:t>
      </w:r>
      <w:proofErr w:type="spellEnd"/>
      <w:r w:rsidRPr="007E56BA">
        <w:t xml:space="preserve"> </w:t>
      </w:r>
      <w:proofErr w:type="spellStart"/>
      <w:r w:rsidRPr="007E56BA">
        <w:t>hình</w:t>
      </w:r>
      <w:proofErr w:type="spellEnd"/>
      <w:r w:rsidRPr="007E56BA">
        <w:t xml:space="preserve"> </w:t>
      </w:r>
      <w:proofErr w:type="spellStart"/>
      <w:r w:rsidRPr="007E56BA">
        <w:t>hóa</w:t>
      </w:r>
      <w:proofErr w:type="spellEnd"/>
      <w:r w:rsidRPr="007E56BA">
        <w:t xml:space="preserve"> </w:t>
      </w:r>
      <w:proofErr w:type="spellStart"/>
      <w:r w:rsidRPr="007E56BA">
        <w:t>nghiệp</w:t>
      </w:r>
      <w:proofErr w:type="spellEnd"/>
      <w:r w:rsidRPr="007E56BA">
        <w:t xml:space="preserve"> </w:t>
      </w:r>
      <w:proofErr w:type="spellStart"/>
      <w:r w:rsidRPr="007E56BA">
        <w:t>vụ</w:t>
      </w:r>
      <w:proofErr w:type="spellEnd"/>
      <w:r w:rsidR="00BC30BA">
        <w:t xml:space="preserve"> (DFD Model)</w:t>
      </w:r>
    </w:p>
    <w:p w14:paraId="0E0954AE" w14:textId="77777777" w:rsidR="00B74CF6" w:rsidRDefault="00B74CF6">
      <w:pPr>
        <w:pStyle w:val="oancuaDanhsach"/>
        <w:rPr>
          <w:ins w:id="1580" w:author="Ngoc Khai Nguyen" w:date="2019-05-15T00:16:00Z"/>
        </w:rPr>
        <w:pPrChange w:id="1581" w:author="Ngoc Khai Nguyen" w:date="2019-05-15T00:16:00Z">
          <w:pPr>
            <w:pStyle w:val="oancuaDanhsach"/>
            <w:numPr>
              <w:numId w:val="3"/>
            </w:numPr>
            <w:ind w:hanging="360"/>
          </w:pPr>
        </w:pPrChange>
      </w:pPr>
    </w:p>
    <w:p w14:paraId="609FB26B" w14:textId="0ECE9802" w:rsidR="00076ED2" w:rsidRDefault="00404F72">
      <w:pPr>
        <w:pStyle w:val="oancuaDanhsach"/>
        <w:numPr>
          <w:ilvl w:val="0"/>
          <w:numId w:val="10"/>
        </w:numPr>
        <w:rPr>
          <w:ins w:id="1582" w:author="Ngoc Khai Nguyen" w:date="2019-05-29T11:08:00Z"/>
        </w:rPr>
      </w:pPr>
      <w:ins w:id="1583" w:author="Ngoc Khai Nguyen" w:date="2019-05-15T00:25:00Z">
        <w:r>
          <w:t xml:space="preserve">Data flow </w:t>
        </w:r>
        <w:proofErr w:type="spellStart"/>
        <w:r>
          <w:t>diagams</w:t>
        </w:r>
      </w:ins>
      <w:proofErr w:type="spellEnd"/>
      <w:ins w:id="1584" w:author="Ngoc Khai Nguyen" w:date="2019-05-15T01:43:00Z">
        <w:r w:rsidR="00795B53">
          <w:t xml:space="preserve"> level 1</w:t>
        </w:r>
      </w:ins>
      <w:ins w:id="1585" w:author="Ngoc Khai Nguyen" w:date="2019-05-15T00:25:00Z">
        <w:r>
          <w:t>:</w:t>
        </w:r>
      </w:ins>
    </w:p>
    <w:p w14:paraId="26AA2BB1" w14:textId="5B7C9E87" w:rsidR="00AD218C" w:rsidRDefault="00AD218C">
      <w:pPr>
        <w:pStyle w:val="oancuaDanhsach"/>
        <w:ind w:left="1440"/>
        <w:rPr>
          <w:ins w:id="1586" w:author="Ngoc Khai Nguyen" w:date="2019-05-15T00:15:00Z"/>
        </w:rPr>
        <w:pPrChange w:id="1587" w:author="Ngoc Khai Nguyen" w:date="2019-05-29T11:08:00Z">
          <w:pPr>
            <w:pStyle w:val="oancuaDanhsach"/>
            <w:numPr>
              <w:numId w:val="3"/>
            </w:numPr>
            <w:ind w:hanging="360"/>
          </w:pPr>
        </w:pPrChange>
      </w:pPr>
      <w:ins w:id="1588" w:author="Ngoc Khai Nguyen" w:date="2019-05-29T11:08:00Z">
        <w:r>
          <w:rPr>
            <w:noProof/>
          </w:rPr>
          <w:drawing>
            <wp:inline distT="0" distB="0" distL="0" distR="0" wp14:anchorId="56DA87C5" wp14:editId="4C5BC2E2">
              <wp:extent cx="5943600" cy="6297295"/>
              <wp:effectExtent l="0" t="0" r="0" b="8255"/>
              <wp:docPr id="2" name="Hình ảnh 2" descr="Ảnh có chứa ảnh chụp màn hình&#10;&#10;Mô tả được tạo với mức tin cậy cao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DFD_QLNS.jpg"/>
                      <pic:cNvPicPr/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62972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5DDB541" w14:textId="2E9F9689" w:rsidR="00B74CF6" w:rsidRDefault="00B74CF6">
      <w:pPr>
        <w:pStyle w:val="oancuaDanhsach"/>
        <w:rPr>
          <w:ins w:id="1589" w:author="Ngoc Khai Nguyen" w:date="2019-05-14T08:20:00Z"/>
        </w:rPr>
        <w:pPrChange w:id="1590" w:author="Ngoc Khai Nguyen" w:date="2019-05-15T00:15:00Z">
          <w:pPr>
            <w:pStyle w:val="oancuaDanhsach"/>
            <w:numPr>
              <w:numId w:val="3"/>
            </w:numPr>
            <w:ind w:hanging="360"/>
          </w:pPr>
        </w:pPrChange>
      </w:pPr>
    </w:p>
    <w:p w14:paraId="2AF74F4B" w14:textId="56902DC7" w:rsidR="00443FEF" w:rsidRDefault="00443FEF" w:rsidP="004E7226">
      <w:pPr>
        <w:rPr>
          <w:ins w:id="1591" w:author="Ngoc Khai Nguyen" w:date="2019-05-28T20:34:00Z"/>
        </w:rPr>
      </w:pPr>
    </w:p>
    <w:p w14:paraId="74391C22" w14:textId="6CC74879" w:rsidR="008453D8" w:rsidRDefault="008453D8">
      <w:pPr>
        <w:rPr>
          <w:ins w:id="1592" w:author="Ngoc Khai Nguyen" w:date="2019-05-29T11:08:00Z"/>
        </w:rPr>
      </w:pPr>
    </w:p>
    <w:p w14:paraId="34344058" w14:textId="77777777" w:rsidR="00A53996" w:rsidRDefault="00A53996">
      <w:pPr>
        <w:rPr>
          <w:ins w:id="1593" w:author="Ngoc Khai Nguyen" w:date="2019-05-14T22:29:00Z"/>
        </w:rPr>
        <w:pPrChange w:id="1594" w:author="Ngoc Khai Nguyen" w:date="2019-05-28T20:10:00Z">
          <w:pPr>
            <w:pStyle w:val="oancuaDanhsach"/>
          </w:pPr>
        </w:pPrChange>
      </w:pPr>
    </w:p>
    <w:p w14:paraId="46A3D7B8" w14:textId="77777777" w:rsidR="00443FEF" w:rsidRDefault="00443FEF">
      <w:pPr>
        <w:pStyle w:val="oancuaDanhsach"/>
        <w:pPrChange w:id="1595" w:author="Ngoc Khai Nguyen" w:date="2019-05-14T20:29:00Z">
          <w:pPr>
            <w:pStyle w:val="oancuaDanhsach"/>
            <w:numPr>
              <w:numId w:val="3"/>
            </w:numPr>
            <w:ind w:hanging="360"/>
          </w:pPr>
        </w:pPrChange>
      </w:pPr>
    </w:p>
    <w:p w14:paraId="246A924D" w14:textId="1697867D" w:rsidR="00BC30BA" w:rsidRDefault="00BC30BA" w:rsidP="007E56BA">
      <w:pPr>
        <w:pStyle w:val="oancuaDanhsach"/>
        <w:numPr>
          <w:ilvl w:val="0"/>
          <w:numId w:val="3"/>
        </w:numPr>
        <w:rPr>
          <w:ins w:id="1596" w:author="Ngoc Khai Nguyen" w:date="2019-05-14T22:29:00Z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(ERD Model)</w:t>
      </w:r>
    </w:p>
    <w:p w14:paraId="4E0F1851" w14:textId="090D77BE" w:rsidR="00443FEF" w:rsidRDefault="00443FEF">
      <w:pPr>
        <w:pStyle w:val="oancuaDanhsach"/>
        <w:rPr>
          <w:ins w:id="1597" w:author="Ngoc Khai Nguyen" w:date="2019-05-14T08:21:00Z"/>
        </w:rPr>
        <w:pPrChange w:id="1598" w:author="Ngoc Khai Nguyen" w:date="2019-05-14T22:29:00Z">
          <w:pPr>
            <w:pStyle w:val="oancuaDanhsach"/>
            <w:numPr>
              <w:numId w:val="3"/>
            </w:numPr>
            <w:ind w:hanging="360"/>
          </w:pPr>
        </w:pPrChange>
      </w:pPr>
    </w:p>
    <w:p w14:paraId="0E95E474" w14:textId="5AFED8E5" w:rsidR="00560DAF" w:rsidRDefault="00560DAF">
      <w:pPr>
        <w:pStyle w:val="oancuaDanhsach"/>
        <w:rPr>
          <w:ins w:id="1599" w:author="Ngoc Khai Nguyen" w:date="2019-05-14T22:29:00Z"/>
        </w:rPr>
      </w:pPr>
    </w:p>
    <w:p w14:paraId="57872AB5" w14:textId="28FA96E4" w:rsidR="00443FEF" w:rsidRDefault="00443FEF">
      <w:pPr>
        <w:pStyle w:val="oancuaDanhsach"/>
        <w:rPr>
          <w:ins w:id="1600" w:author="Ngoc Khai Nguyen" w:date="2019-05-14T22:29:00Z"/>
        </w:rPr>
      </w:pPr>
    </w:p>
    <w:p w14:paraId="418A3ED7" w14:textId="1A9CC52F" w:rsidR="00443FEF" w:rsidRDefault="008453D8">
      <w:pPr>
        <w:pStyle w:val="oancuaDanhsach"/>
        <w:rPr>
          <w:ins w:id="1601" w:author="Ngoc Khai Nguyen" w:date="2019-05-14T22:29:00Z"/>
        </w:rPr>
      </w:pPr>
      <w:ins w:id="1602" w:author="Ngoc Khai Nguyen" w:date="2019-05-28T20:31:00Z">
        <w:r>
          <w:rPr>
            <w:noProof/>
          </w:rPr>
          <w:drawing>
            <wp:inline distT="0" distB="0" distL="0" distR="0" wp14:anchorId="0B45558C" wp14:editId="4068337A">
              <wp:extent cx="5943423" cy="4693920"/>
              <wp:effectExtent l="0" t="0" r="635" b="0"/>
              <wp:docPr id="5" name="Hình ảnh 5" descr="Ảnh có chứa văn bản&#10;&#10;Mô tả được tạo với mức tin cậy rất cao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QLNS-ERD.jpg"/>
                      <pic:cNvPicPr/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53352" cy="47017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F5913C3" w14:textId="2C31D3DF" w:rsidR="00443FEF" w:rsidRDefault="00443FEF">
      <w:pPr>
        <w:pStyle w:val="oancuaDanhsach"/>
        <w:rPr>
          <w:ins w:id="1603" w:author="Ngoc Khai Nguyen" w:date="2019-05-14T22:29:00Z"/>
        </w:rPr>
      </w:pPr>
    </w:p>
    <w:p w14:paraId="1648CBFE" w14:textId="5CCC5981" w:rsidR="00443FEF" w:rsidRDefault="00443FEF">
      <w:pPr>
        <w:pStyle w:val="oancuaDanhsach"/>
        <w:rPr>
          <w:ins w:id="1604" w:author="Ngoc Khai Nguyen" w:date="2019-05-14T22:29:00Z"/>
        </w:rPr>
      </w:pPr>
    </w:p>
    <w:p w14:paraId="3AD74BCA" w14:textId="3B38A65A" w:rsidR="00443FEF" w:rsidRDefault="00443FEF">
      <w:pPr>
        <w:pStyle w:val="oancuaDanhsach"/>
        <w:rPr>
          <w:ins w:id="1605" w:author="Ngoc Khai Nguyen" w:date="2019-05-14T22:29:00Z"/>
        </w:rPr>
      </w:pPr>
    </w:p>
    <w:p w14:paraId="79330B5B" w14:textId="622FE2DE" w:rsidR="00443FEF" w:rsidRDefault="00443FEF">
      <w:pPr>
        <w:pStyle w:val="oancuaDanhsach"/>
        <w:rPr>
          <w:ins w:id="1606" w:author="Ngoc Khai Nguyen" w:date="2019-05-14T22:29:00Z"/>
        </w:rPr>
      </w:pPr>
    </w:p>
    <w:p w14:paraId="735CCAC7" w14:textId="18D42EE3" w:rsidR="00443FEF" w:rsidRDefault="00443FEF">
      <w:pPr>
        <w:pStyle w:val="oancuaDanhsach"/>
        <w:rPr>
          <w:ins w:id="1607" w:author="Ngoc Khai Nguyen" w:date="2019-05-14T22:29:00Z"/>
        </w:rPr>
      </w:pPr>
    </w:p>
    <w:p w14:paraId="1C250882" w14:textId="5DC2EB09" w:rsidR="00443FEF" w:rsidRDefault="00443FEF">
      <w:pPr>
        <w:pStyle w:val="oancuaDanhsach"/>
        <w:rPr>
          <w:ins w:id="1608" w:author="Ngoc Khai Nguyen" w:date="2019-05-14T22:29:00Z"/>
        </w:rPr>
      </w:pPr>
    </w:p>
    <w:p w14:paraId="28A43B27" w14:textId="4790C0FA" w:rsidR="00443FEF" w:rsidRDefault="00443FEF">
      <w:pPr>
        <w:pStyle w:val="oancuaDanhsach"/>
        <w:rPr>
          <w:ins w:id="1609" w:author="Ngoc Khai Nguyen" w:date="2019-05-28T20:10:00Z"/>
        </w:rPr>
      </w:pPr>
    </w:p>
    <w:p w14:paraId="17481F0C" w14:textId="44DBDC3C" w:rsidR="004E7226" w:rsidRDefault="004E7226">
      <w:pPr>
        <w:pStyle w:val="oancuaDanhsach"/>
        <w:rPr>
          <w:ins w:id="1610" w:author="Ngoc Khai Nguyen" w:date="2019-05-28T20:10:00Z"/>
        </w:rPr>
      </w:pPr>
    </w:p>
    <w:p w14:paraId="419CD193" w14:textId="3820BDD5" w:rsidR="004E7226" w:rsidRDefault="004E7226">
      <w:pPr>
        <w:pStyle w:val="oancuaDanhsach"/>
        <w:rPr>
          <w:ins w:id="1611" w:author="Ngoc Khai Nguyen" w:date="2019-05-28T20:10:00Z"/>
        </w:rPr>
      </w:pPr>
    </w:p>
    <w:p w14:paraId="5B1F6E84" w14:textId="5FDFAB7F" w:rsidR="004E7226" w:rsidRDefault="004E7226">
      <w:pPr>
        <w:pStyle w:val="oancuaDanhsach"/>
        <w:rPr>
          <w:ins w:id="1612" w:author="Ngoc Khai Nguyen" w:date="2019-05-28T20:10:00Z"/>
        </w:rPr>
      </w:pPr>
    </w:p>
    <w:p w14:paraId="22C31668" w14:textId="77777777" w:rsidR="004E7226" w:rsidRDefault="004E7226">
      <w:pPr>
        <w:pStyle w:val="oancuaDanhsach"/>
        <w:rPr>
          <w:ins w:id="1613" w:author="Ngoc Khai Nguyen" w:date="2019-05-14T22:29:00Z"/>
        </w:rPr>
      </w:pPr>
    </w:p>
    <w:p w14:paraId="63ED8519" w14:textId="788BA8B5" w:rsidR="00443FEF" w:rsidRDefault="00443FEF">
      <w:pPr>
        <w:pStyle w:val="oancuaDanhsach"/>
        <w:rPr>
          <w:ins w:id="1614" w:author="Ngoc Khai Nguyen" w:date="2019-05-28T20:34:00Z"/>
        </w:rPr>
      </w:pPr>
    </w:p>
    <w:p w14:paraId="20D41C58" w14:textId="77777777" w:rsidR="008453D8" w:rsidRDefault="008453D8">
      <w:pPr>
        <w:pStyle w:val="oancuaDanhsach"/>
        <w:rPr>
          <w:ins w:id="1615" w:author="Ngoc Khai Nguyen" w:date="2019-05-14T22:29:00Z"/>
        </w:rPr>
      </w:pPr>
    </w:p>
    <w:p w14:paraId="04FA3A5E" w14:textId="77777777" w:rsidR="00443FEF" w:rsidRDefault="00443FEF">
      <w:pPr>
        <w:rPr>
          <w:ins w:id="1616" w:author="Hoan Nguyễn Công" w:date="2019-03-26T07:51:00Z"/>
        </w:rPr>
        <w:pPrChange w:id="1617" w:author="Ngoc Khai Nguyen" w:date="2019-05-15T00:35:00Z">
          <w:pPr>
            <w:pStyle w:val="oancuaDanhsach"/>
            <w:numPr>
              <w:numId w:val="3"/>
            </w:numPr>
            <w:ind w:hanging="360"/>
          </w:pPr>
        </w:pPrChange>
      </w:pPr>
    </w:p>
    <w:p w14:paraId="5BE429FA" w14:textId="1210B030" w:rsidR="008967CF" w:rsidRDefault="008967CF" w:rsidP="007E56BA">
      <w:pPr>
        <w:pStyle w:val="oancuaDanhsach"/>
        <w:numPr>
          <w:ilvl w:val="0"/>
          <w:numId w:val="3"/>
        </w:numPr>
        <w:rPr>
          <w:ins w:id="1618" w:author="Ngoc Khai Nguyen" w:date="2019-05-28T20:34:00Z"/>
        </w:rPr>
      </w:pPr>
      <w:proofErr w:type="spellStart"/>
      <w:ins w:id="1619" w:author="Hoan Nguyễn Công" w:date="2019-03-26T07:51:00Z">
        <w:r>
          <w:t>Sơ</w:t>
        </w:r>
        <w:proofErr w:type="spellEnd"/>
        <w:r>
          <w:t xml:space="preserve"> </w:t>
        </w:r>
        <w:proofErr w:type="spellStart"/>
        <w:r>
          <w:t>đồ</w:t>
        </w:r>
        <w:proofErr w:type="spellEnd"/>
        <w:r>
          <w:t xml:space="preserve"> </w:t>
        </w:r>
        <w:proofErr w:type="spellStart"/>
        <w:r>
          <w:t>lớp</w:t>
        </w:r>
        <w:proofErr w:type="spellEnd"/>
        <w:r>
          <w:t xml:space="preserve"> ở </w:t>
        </w:r>
        <w:proofErr w:type="spellStart"/>
        <w:r>
          <w:t>mức</w:t>
        </w:r>
        <w:proofErr w:type="spellEnd"/>
        <w:r>
          <w:t xml:space="preserve"> </w:t>
        </w:r>
        <w:proofErr w:type="spellStart"/>
        <w:r>
          <w:t>phân</w:t>
        </w:r>
        <w:proofErr w:type="spellEnd"/>
        <w:r>
          <w:t xml:space="preserve"> </w:t>
        </w:r>
        <w:proofErr w:type="spellStart"/>
        <w:r>
          <w:t>tích</w:t>
        </w:r>
        <w:proofErr w:type="spellEnd"/>
        <w:r>
          <w:t xml:space="preserve"> (Class diagram)</w:t>
        </w:r>
      </w:ins>
      <w:ins w:id="1620" w:author="Ngoc Khai Nguyen" w:date="2019-05-28T20:34:00Z">
        <w:r w:rsidR="008453D8">
          <w:t>:</w:t>
        </w:r>
      </w:ins>
    </w:p>
    <w:p w14:paraId="2543DBF5" w14:textId="77777777" w:rsidR="008453D8" w:rsidRDefault="008453D8">
      <w:pPr>
        <w:pStyle w:val="oancuaDanhsach"/>
        <w:rPr>
          <w:ins w:id="1621" w:author="Ngoc Khai Nguyen" w:date="2019-05-28T20:10:00Z"/>
        </w:rPr>
        <w:pPrChange w:id="1622" w:author="Ngoc Khai Nguyen" w:date="2019-05-28T20:34:00Z">
          <w:pPr>
            <w:pStyle w:val="oancuaDanhsach"/>
            <w:numPr>
              <w:numId w:val="3"/>
            </w:numPr>
            <w:ind w:hanging="360"/>
          </w:pPr>
        </w:pPrChange>
      </w:pPr>
    </w:p>
    <w:p w14:paraId="67D92FE4" w14:textId="77777777" w:rsidR="004E7226" w:rsidRDefault="004E7226">
      <w:pPr>
        <w:pStyle w:val="oancuaDanhsach"/>
        <w:rPr>
          <w:ins w:id="1623" w:author="Ngoc Khai Nguyen" w:date="2019-05-14T22:28:00Z"/>
        </w:rPr>
        <w:pPrChange w:id="1624" w:author="Ngoc Khai Nguyen" w:date="2019-05-28T20:10:00Z">
          <w:pPr>
            <w:pStyle w:val="oancuaDanhsach"/>
            <w:numPr>
              <w:numId w:val="3"/>
            </w:numPr>
            <w:ind w:hanging="360"/>
          </w:pPr>
        </w:pPrChange>
      </w:pPr>
    </w:p>
    <w:p w14:paraId="6B933FA5" w14:textId="77777777" w:rsidR="00443FEF" w:rsidRPr="007E56BA" w:rsidRDefault="00443FEF">
      <w:pPr>
        <w:pStyle w:val="oancuaDanhsach"/>
        <w:pPrChange w:id="1625" w:author="Ngoc Khai Nguyen" w:date="2019-05-14T22:28:00Z">
          <w:pPr>
            <w:pStyle w:val="oancuaDanhsach"/>
            <w:numPr>
              <w:numId w:val="3"/>
            </w:numPr>
            <w:ind w:hanging="360"/>
          </w:pPr>
        </w:pPrChange>
      </w:pPr>
    </w:p>
    <w:p w14:paraId="3C3F91D3" w14:textId="77777777" w:rsidR="007E56BA" w:rsidRDefault="007E56BA" w:rsidP="007E56BA">
      <w:pPr>
        <w:rPr>
          <w:b/>
        </w:rPr>
      </w:pPr>
      <w:proofErr w:type="spellStart"/>
      <w:r>
        <w:rPr>
          <w:b/>
        </w:rPr>
        <w:t>Chương</w:t>
      </w:r>
      <w:proofErr w:type="spellEnd"/>
      <w:r>
        <w:rPr>
          <w:b/>
        </w:rPr>
        <w:t xml:space="preserve"> 3: </w:t>
      </w:r>
      <w:proofErr w:type="spellStart"/>
      <w:r>
        <w:rPr>
          <w:b/>
        </w:rPr>
        <w:t>Thiết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kế</w:t>
      </w:r>
      <w:proofErr w:type="spellEnd"/>
    </w:p>
    <w:p w14:paraId="44FBD731" w14:textId="77777777" w:rsidR="008967CF" w:rsidRDefault="008967CF" w:rsidP="008967CF">
      <w:pPr>
        <w:pStyle w:val="oancuaDanhsach"/>
        <w:numPr>
          <w:ilvl w:val="0"/>
          <w:numId w:val="4"/>
        </w:numPr>
        <w:rPr>
          <w:ins w:id="1626" w:author="Hoan Nguyễn Công" w:date="2019-03-26T07:52:00Z"/>
        </w:rPr>
      </w:pPr>
      <w:proofErr w:type="spellStart"/>
      <w:ins w:id="1627" w:author="Hoan Nguyễn Công" w:date="2019-03-26T07:52:00Z">
        <w:r w:rsidRPr="007E56BA">
          <w:t>Thiết</w:t>
        </w:r>
        <w:proofErr w:type="spellEnd"/>
        <w:r w:rsidRPr="007E56BA">
          <w:t xml:space="preserve"> </w:t>
        </w:r>
        <w:proofErr w:type="spellStart"/>
        <w:r w:rsidRPr="007E56BA">
          <w:t>kế</w:t>
        </w:r>
        <w:proofErr w:type="spellEnd"/>
        <w:r w:rsidRPr="007E56BA">
          <w:t xml:space="preserve"> </w:t>
        </w:r>
        <w:proofErr w:type="spellStart"/>
        <w:r w:rsidRPr="007E56BA">
          <w:t>kiến</w:t>
        </w:r>
        <w:proofErr w:type="spellEnd"/>
        <w:r w:rsidRPr="007E56BA">
          <w:t xml:space="preserve"> </w:t>
        </w:r>
        <w:proofErr w:type="spellStart"/>
        <w:r w:rsidRPr="007E56BA">
          <w:t>trúc</w:t>
        </w:r>
        <w:proofErr w:type="spellEnd"/>
      </w:ins>
    </w:p>
    <w:p w14:paraId="0C7B399D" w14:textId="77777777" w:rsidR="008967CF" w:rsidRDefault="008967CF" w:rsidP="008967CF">
      <w:pPr>
        <w:pStyle w:val="oancuaDanhsach"/>
        <w:numPr>
          <w:ilvl w:val="1"/>
          <w:numId w:val="4"/>
        </w:numPr>
        <w:rPr>
          <w:ins w:id="1628" w:author="Hoan Nguyễn Công" w:date="2019-03-26T07:52:00Z"/>
        </w:rPr>
      </w:pPr>
      <w:proofErr w:type="spellStart"/>
      <w:ins w:id="1629" w:author="Hoan Nguyễn Công" w:date="2019-03-26T07:52:00Z">
        <w:r>
          <w:t>Mô</w:t>
        </w:r>
        <w:proofErr w:type="spellEnd"/>
        <w:r>
          <w:t xml:space="preserve"> </w:t>
        </w:r>
        <w:proofErr w:type="spellStart"/>
        <w:r>
          <w:t>hỉnh</w:t>
        </w:r>
        <w:proofErr w:type="spellEnd"/>
        <w:r>
          <w:t xml:space="preserve"> </w:t>
        </w:r>
        <w:proofErr w:type="spellStart"/>
        <w:r>
          <w:t>tổng</w:t>
        </w:r>
        <w:proofErr w:type="spellEnd"/>
        <w:r>
          <w:t xml:space="preserve"> </w:t>
        </w:r>
        <w:proofErr w:type="spellStart"/>
        <w:r>
          <w:t>thể</w:t>
        </w:r>
        <w:proofErr w:type="spellEnd"/>
        <w:r>
          <w:t xml:space="preserve"> </w:t>
        </w:r>
        <w:proofErr w:type="spellStart"/>
        <w:r>
          <w:t>kiến</w:t>
        </w:r>
        <w:proofErr w:type="spellEnd"/>
        <w:r>
          <w:t xml:space="preserve"> </w:t>
        </w:r>
        <w:proofErr w:type="spellStart"/>
        <w:r>
          <w:t>trúc</w:t>
        </w:r>
        <w:proofErr w:type="spellEnd"/>
      </w:ins>
    </w:p>
    <w:p w14:paraId="6E5DE219" w14:textId="77777777" w:rsidR="008967CF" w:rsidRDefault="008967CF" w:rsidP="008967CF">
      <w:pPr>
        <w:pStyle w:val="oancuaDanhsach"/>
        <w:numPr>
          <w:ilvl w:val="1"/>
          <w:numId w:val="4"/>
        </w:numPr>
        <w:rPr>
          <w:ins w:id="1630" w:author="Hoan Nguyễn Công" w:date="2019-03-26T07:52:00Z"/>
        </w:rPr>
      </w:pPr>
      <w:ins w:id="1631" w:author="Hoan Nguyễn Công" w:date="2019-03-26T07:52:00Z">
        <w:r>
          <w:t xml:space="preserve"> </w:t>
        </w:r>
        <w:proofErr w:type="spellStart"/>
        <w:r>
          <w:t>Danh</w:t>
        </w:r>
        <w:proofErr w:type="spellEnd"/>
        <w:r>
          <w:t xml:space="preserve"> </w:t>
        </w:r>
        <w:proofErr w:type="spellStart"/>
        <w:r>
          <w:t>sách</w:t>
        </w:r>
        <w:proofErr w:type="spellEnd"/>
        <w:r>
          <w:t xml:space="preserve"> </w:t>
        </w:r>
        <w:proofErr w:type="spellStart"/>
        <w:r>
          <w:t>các</w:t>
        </w:r>
        <w:proofErr w:type="spellEnd"/>
        <w:r>
          <w:t xml:space="preserve"> </w:t>
        </w:r>
        <w:proofErr w:type="spellStart"/>
        <w:r>
          <w:t>componet</w:t>
        </w:r>
        <w:proofErr w:type="spellEnd"/>
        <w:r>
          <w:t>/Package</w:t>
        </w:r>
      </w:ins>
    </w:p>
    <w:p w14:paraId="22B7BD6A" w14:textId="77777777" w:rsidR="008967CF" w:rsidRDefault="008967CF" w:rsidP="008967CF">
      <w:pPr>
        <w:pStyle w:val="oancuaDanhsach"/>
        <w:numPr>
          <w:ilvl w:val="1"/>
          <w:numId w:val="4"/>
        </w:numPr>
        <w:rPr>
          <w:ins w:id="1632" w:author="Hoan Nguyễn Công" w:date="2019-03-26T07:52:00Z"/>
        </w:rPr>
      </w:pPr>
      <w:ins w:id="1633" w:author="Hoan Nguyễn Công" w:date="2019-03-26T07:52:00Z">
        <w:r>
          <w:t xml:space="preserve"> </w:t>
        </w:r>
        <w:proofErr w:type="spellStart"/>
        <w:r>
          <w:t>Giải</w:t>
        </w:r>
        <w:proofErr w:type="spellEnd"/>
        <w:r>
          <w:t xml:space="preserve"> </w:t>
        </w:r>
        <w:proofErr w:type="spellStart"/>
        <w:r>
          <w:t>thích</w:t>
        </w:r>
        <w:proofErr w:type="spellEnd"/>
        <w:r>
          <w:t xml:space="preserve"> </w:t>
        </w:r>
        <w:proofErr w:type="spellStart"/>
        <w:r>
          <w:t>tương</w:t>
        </w:r>
        <w:proofErr w:type="spellEnd"/>
        <w:r>
          <w:t xml:space="preserve"> </w:t>
        </w:r>
        <w:proofErr w:type="spellStart"/>
        <w:r>
          <w:t>tác</w:t>
        </w:r>
        <w:proofErr w:type="spellEnd"/>
        <w:r>
          <w:t>/</w:t>
        </w:r>
        <w:proofErr w:type="spellStart"/>
        <w:r>
          <w:t>giao</w:t>
        </w:r>
        <w:proofErr w:type="spellEnd"/>
        <w:r>
          <w:t xml:space="preserve"> </w:t>
        </w:r>
        <w:proofErr w:type="spellStart"/>
        <w:r>
          <w:t>tiếp</w:t>
        </w:r>
        <w:proofErr w:type="spellEnd"/>
        <w:r>
          <w:t xml:space="preserve"> </w:t>
        </w:r>
        <w:proofErr w:type="spellStart"/>
        <w:r>
          <w:t>giữa</w:t>
        </w:r>
        <w:proofErr w:type="spellEnd"/>
        <w:r>
          <w:t xml:space="preserve"> </w:t>
        </w:r>
        <w:proofErr w:type="spellStart"/>
        <w:r>
          <w:t>các</w:t>
        </w:r>
        <w:proofErr w:type="spellEnd"/>
        <w:r>
          <w:t xml:space="preserve"> components</w:t>
        </w:r>
      </w:ins>
    </w:p>
    <w:p w14:paraId="61C7B1C6" w14:textId="2AB88F86" w:rsidR="008967CF" w:rsidRDefault="008967CF">
      <w:pPr>
        <w:pStyle w:val="oancuaDanhsach"/>
        <w:numPr>
          <w:ilvl w:val="0"/>
          <w:numId w:val="4"/>
        </w:numPr>
        <w:rPr>
          <w:ins w:id="1634" w:author="Ngoc Khai Nguyen" w:date="2019-07-05T23:30:00Z"/>
        </w:rPr>
      </w:pPr>
      <w:proofErr w:type="spellStart"/>
      <w:ins w:id="1635" w:author="Hoan Nguyễn Công" w:date="2019-03-26T07:52:00Z">
        <w:r>
          <w:t>Thiết</w:t>
        </w:r>
        <w:proofErr w:type="spellEnd"/>
        <w:r>
          <w:t xml:space="preserve"> </w:t>
        </w:r>
        <w:proofErr w:type="spellStart"/>
        <w:r>
          <w:t>kế</w:t>
        </w:r>
        <w:proofErr w:type="spellEnd"/>
        <w:r>
          <w:t xml:space="preserve"> </w:t>
        </w:r>
        <w:proofErr w:type="spellStart"/>
        <w:r>
          <w:t>lớp</w:t>
        </w:r>
        <w:proofErr w:type="spellEnd"/>
        <w:r>
          <w:t xml:space="preserve"> – </w:t>
        </w:r>
        <w:proofErr w:type="spellStart"/>
        <w:r>
          <w:t>Sơ</w:t>
        </w:r>
        <w:proofErr w:type="spellEnd"/>
        <w:r>
          <w:t xml:space="preserve"> </w:t>
        </w:r>
        <w:proofErr w:type="spellStart"/>
        <w:r>
          <w:t>đồ</w:t>
        </w:r>
        <w:proofErr w:type="spellEnd"/>
        <w:r>
          <w:t xml:space="preserve"> </w:t>
        </w:r>
        <w:proofErr w:type="spellStart"/>
        <w:r>
          <w:t>lớp</w:t>
        </w:r>
        <w:proofErr w:type="spellEnd"/>
        <w:r>
          <w:t xml:space="preserve"> ở </w:t>
        </w:r>
        <w:proofErr w:type="spellStart"/>
        <w:r>
          <w:t>mức</w:t>
        </w:r>
        <w:proofErr w:type="spellEnd"/>
        <w:r>
          <w:t xml:space="preserve"> </w:t>
        </w:r>
        <w:proofErr w:type="spellStart"/>
        <w:r>
          <w:t>thiết</w:t>
        </w:r>
        <w:proofErr w:type="spellEnd"/>
        <w:r>
          <w:t xml:space="preserve"> </w:t>
        </w:r>
        <w:proofErr w:type="spellStart"/>
        <w:r>
          <w:t>kế</w:t>
        </w:r>
      </w:ins>
      <w:proofErr w:type="spellEnd"/>
    </w:p>
    <w:p w14:paraId="0566DAB4" w14:textId="77777777" w:rsidR="003F5DF7" w:rsidRDefault="003F5DF7">
      <w:pPr>
        <w:pStyle w:val="oancuaDanhsach"/>
        <w:rPr>
          <w:ins w:id="1636" w:author="Ngoc Khai Nguyen" w:date="2019-07-05T23:20:00Z"/>
        </w:rPr>
        <w:pPrChange w:id="1637" w:author="Ngoc Khai Nguyen" w:date="2019-07-05T23:30:00Z">
          <w:pPr>
            <w:pStyle w:val="oancuaDanhsach"/>
            <w:numPr>
              <w:numId w:val="4"/>
            </w:numPr>
            <w:ind w:hanging="360"/>
          </w:pPr>
        </w:pPrChange>
      </w:pPr>
    </w:p>
    <w:p w14:paraId="027D140A" w14:textId="77777777" w:rsidR="00FA7016" w:rsidRDefault="00FA7016">
      <w:pPr>
        <w:pStyle w:val="oancuaDanhsach"/>
        <w:rPr>
          <w:ins w:id="1638" w:author="Ngoc Khai Nguyen" w:date="2019-05-29T00:37:00Z"/>
        </w:rPr>
        <w:pPrChange w:id="1639" w:author="Ngoc Khai Nguyen" w:date="2019-07-05T23:20:00Z">
          <w:pPr>
            <w:pStyle w:val="oancuaDanhsach"/>
            <w:numPr>
              <w:numId w:val="4"/>
            </w:numPr>
            <w:ind w:hanging="360"/>
          </w:pPr>
        </w:pPrChange>
      </w:pPr>
    </w:p>
    <w:p w14:paraId="6A4E2C8C" w14:textId="22BF90E6" w:rsidR="008B2496" w:rsidRDefault="00796446">
      <w:pPr>
        <w:pStyle w:val="oancuaDanhsach"/>
        <w:rPr>
          <w:ins w:id="1640" w:author="Ngoc Khai Nguyen" w:date="2019-07-05T23:30:00Z"/>
        </w:rPr>
      </w:pPr>
      <w:ins w:id="1641" w:author="Ngoc Khai Nguyen" w:date="2019-05-29T02:14:00Z">
        <w:r>
          <w:rPr>
            <w:noProof/>
          </w:rPr>
          <w:drawing>
            <wp:inline distT="0" distB="0" distL="0" distR="0" wp14:anchorId="37CF5B58" wp14:editId="25826DC6">
              <wp:extent cx="5943600" cy="4534535"/>
              <wp:effectExtent l="0" t="0" r="0" b="0"/>
              <wp:docPr id="9" name="Hình ảnh 9" descr="Ảnh có chứa văn bản&#10;&#10;Mô tả được tạo với mức tin cậy rất cao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QLNS_Class.jpg"/>
                      <pic:cNvPicPr/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5345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A268226" w14:textId="225BC74B" w:rsidR="003F5DF7" w:rsidRDefault="003F5DF7">
      <w:pPr>
        <w:pStyle w:val="oancuaDanhsach"/>
        <w:rPr>
          <w:ins w:id="1642" w:author="Ngoc Khai Nguyen" w:date="2019-07-05T23:30:00Z"/>
        </w:rPr>
      </w:pPr>
    </w:p>
    <w:p w14:paraId="35F959C5" w14:textId="39F5A605" w:rsidR="003F5DF7" w:rsidRDefault="003F5DF7">
      <w:pPr>
        <w:pStyle w:val="oancuaDanhsach"/>
        <w:rPr>
          <w:ins w:id="1643" w:author="Ngoc Khai Nguyen" w:date="2019-07-05T23:30:00Z"/>
        </w:rPr>
      </w:pPr>
    </w:p>
    <w:p w14:paraId="1FEEE449" w14:textId="55E0E8C2" w:rsidR="003F5DF7" w:rsidRDefault="003F5DF7">
      <w:pPr>
        <w:pStyle w:val="oancuaDanhsach"/>
        <w:rPr>
          <w:ins w:id="1644" w:author="Ngoc Khai Nguyen" w:date="2019-07-05T23:30:00Z"/>
        </w:rPr>
      </w:pPr>
    </w:p>
    <w:p w14:paraId="304E2B40" w14:textId="41DE08BF" w:rsidR="003F5DF7" w:rsidRDefault="003F5DF7">
      <w:pPr>
        <w:pStyle w:val="oancuaDanhsach"/>
        <w:rPr>
          <w:ins w:id="1645" w:author="Ngoc Khai Nguyen" w:date="2019-07-05T23:30:00Z"/>
        </w:rPr>
      </w:pPr>
    </w:p>
    <w:p w14:paraId="7E0260B3" w14:textId="3C44A0A6" w:rsidR="003F5DF7" w:rsidRDefault="003F5DF7">
      <w:pPr>
        <w:pStyle w:val="oancuaDanhsach"/>
        <w:rPr>
          <w:ins w:id="1646" w:author="Ngoc Khai Nguyen" w:date="2019-07-05T23:30:00Z"/>
        </w:rPr>
      </w:pPr>
    </w:p>
    <w:p w14:paraId="2FD3D041" w14:textId="6BE9202F" w:rsidR="003F5DF7" w:rsidRDefault="003F5DF7">
      <w:pPr>
        <w:pStyle w:val="oancuaDanhsach"/>
        <w:rPr>
          <w:ins w:id="1647" w:author="Ngoc Khai Nguyen" w:date="2019-07-05T23:30:00Z"/>
        </w:rPr>
      </w:pPr>
    </w:p>
    <w:p w14:paraId="69848B5B" w14:textId="1CE30BA3" w:rsidR="003F5DF7" w:rsidRDefault="003F5DF7">
      <w:pPr>
        <w:pStyle w:val="oancuaDanhsach"/>
        <w:rPr>
          <w:ins w:id="1648" w:author="Ngoc Khai Nguyen" w:date="2019-07-05T23:30:00Z"/>
        </w:rPr>
      </w:pPr>
    </w:p>
    <w:p w14:paraId="4D421D11" w14:textId="7C61FF7F" w:rsidR="003F5DF7" w:rsidRDefault="003F5DF7">
      <w:pPr>
        <w:pStyle w:val="oancuaDanhsach"/>
        <w:rPr>
          <w:ins w:id="1649" w:author="Ngoc Khai Nguyen" w:date="2019-07-05T23:30:00Z"/>
        </w:rPr>
      </w:pPr>
    </w:p>
    <w:p w14:paraId="5693A1AC" w14:textId="77777777" w:rsidR="003F5DF7" w:rsidRDefault="003F5DF7">
      <w:pPr>
        <w:pStyle w:val="oancuaDanhsach"/>
        <w:rPr>
          <w:ins w:id="1650" w:author="Hoan Nguyễn Công" w:date="2019-03-26T07:52:00Z"/>
        </w:rPr>
        <w:pPrChange w:id="1651" w:author="Ngoc Khai Nguyen" w:date="2019-05-29T00:37:00Z">
          <w:pPr>
            <w:pStyle w:val="oancuaDanhsach"/>
            <w:numPr>
              <w:numId w:val="4"/>
            </w:numPr>
            <w:ind w:hanging="360"/>
          </w:pPr>
        </w:pPrChange>
      </w:pPr>
    </w:p>
    <w:p w14:paraId="7DCE12CC" w14:textId="56CF178F" w:rsidR="007E56BA" w:rsidRDefault="007E56BA" w:rsidP="007E56BA">
      <w:pPr>
        <w:pStyle w:val="oancuaDanhsach"/>
        <w:numPr>
          <w:ilvl w:val="0"/>
          <w:numId w:val="4"/>
        </w:numPr>
      </w:pPr>
      <w:proofErr w:type="spellStart"/>
      <w:r w:rsidRPr="007E56BA">
        <w:t>Thiết</w:t>
      </w:r>
      <w:proofErr w:type="spellEnd"/>
      <w:r w:rsidRPr="007E56BA">
        <w:t xml:space="preserve"> </w:t>
      </w:r>
      <w:proofErr w:type="spellStart"/>
      <w:r w:rsidRPr="007E56BA">
        <w:t>kế</w:t>
      </w:r>
      <w:proofErr w:type="spellEnd"/>
      <w:r w:rsidRPr="007E56BA">
        <w:t xml:space="preserve"> </w:t>
      </w:r>
      <w:proofErr w:type="spellStart"/>
      <w:r w:rsidRPr="007E56BA">
        <w:t>giao</w:t>
      </w:r>
      <w:proofErr w:type="spellEnd"/>
      <w:r w:rsidRPr="007E56BA">
        <w:t xml:space="preserve"> </w:t>
      </w:r>
      <w:proofErr w:type="spellStart"/>
      <w:r w:rsidRPr="007E56BA">
        <w:t>diện</w:t>
      </w:r>
      <w:proofErr w:type="spellEnd"/>
    </w:p>
    <w:p w14:paraId="68E0E5D3" w14:textId="3C15A026" w:rsidR="00863D73" w:rsidRDefault="00863D73" w:rsidP="00863D73">
      <w:pPr>
        <w:pStyle w:val="oancuaDanhsach"/>
        <w:numPr>
          <w:ilvl w:val="1"/>
          <w:numId w:val="4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24ADB5FC" w14:textId="6A581986" w:rsidR="00863D73" w:rsidRDefault="00863D73" w:rsidP="00863D73">
      <w:pPr>
        <w:pStyle w:val="oancuaDanhsach"/>
        <w:numPr>
          <w:ilvl w:val="1"/>
          <w:numId w:val="4"/>
        </w:numPr>
        <w:rPr>
          <w:ins w:id="1652" w:author="Ngoc Khai Nguyen" w:date="2019-07-05T23:30:00Z"/>
        </w:r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&amp;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50D81BCB" w14:textId="04B9AD3C" w:rsidR="003F5DF7" w:rsidRDefault="003F5DF7" w:rsidP="003F5DF7">
      <w:pPr>
        <w:pStyle w:val="oancuaDanhsach"/>
        <w:numPr>
          <w:ilvl w:val="0"/>
          <w:numId w:val="10"/>
        </w:numPr>
        <w:rPr>
          <w:ins w:id="1653" w:author="Ngoc Khai Nguyen" w:date="2019-07-05T23:31:00Z"/>
        </w:rPr>
      </w:pPr>
      <w:proofErr w:type="spellStart"/>
      <w:ins w:id="1654" w:author="Ngoc Khai Nguyen" w:date="2019-07-05T23:30:00Z">
        <w:r>
          <w:t>M</w:t>
        </w:r>
      </w:ins>
      <w:ins w:id="1655" w:author="Ngoc Khai Nguyen" w:date="2019-07-05T23:31:00Z">
        <w:r>
          <w:t>àn</w:t>
        </w:r>
        <w:proofErr w:type="spellEnd"/>
        <w:r>
          <w:t xml:space="preserve"> </w:t>
        </w:r>
        <w:proofErr w:type="spellStart"/>
        <w:r>
          <w:t>hình</w:t>
        </w:r>
        <w:proofErr w:type="spellEnd"/>
        <w:r>
          <w:t xml:space="preserve"> </w:t>
        </w:r>
        <w:proofErr w:type="spellStart"/>
        <w:r>
          <w:t>đăng</w:t>
        </w:r>
        <w:proofErr w:type="spellEnd"/>
        <w:r>
          <w:t xml:space="preserve"> </w:t>
        </w:r>
        <w:proofErr w:type="spellStart"/>
        <w:r>
          <w:t>nhập</w:t>
        </w:r>
        <w:proofErr w:type="spellEnd"/>
        <w:r>
          <w:t>:</w:t>
        </w:r>
      </w:ins>
    </w:p>
    <w:p w14:paraId="6237962F" w14:textId="3516FE7D" w:rsidR="003F5DF7" w:rsidRDefault="003F5DF7" w:rsidP="003F5DF7">
      <w:pPr>
        <w:pStyle w:val="oancuaDanhsach"/>
        <w:ind w:left="1440"/>
        <w:rPr>
          <w:ins w:id="1656" w:author="Ngoc Khai Nguyen" w:date="2019-07-05T23:31:00Z"/>
        </w:rPr>
      </w:pPr>
      <w:ins w:id="1657" w:author="Ngoc Khai Nguyen" w:date="2019-07-05T23:31:00Z">
        <w:r>
          <w:rPr>
            <w:noProof/>
          </w:rPr>
          <w:drawing>
            <wp:inline distT="0" distB="0" distL="0" distR="0" wp14:anchorId="1D9ABE96" wp14:editId="4E768D49">
              <wp:extent cx="4836563" cy="2857500"/>
              <wp:effectExtent l="0" t="0" r="2540" b="0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57250" cy="286972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E2DDA80" w14:textId="2CB2A442" w:rsidR="003F5DF7" w:rsidRDefault="003F5DF7" w:rsidP="003F5DF7">
      <w:pPr>
        <w:pStyle w:val="oancuaDanhsach"/>
        <w:ind w:left="1440"/>
        <w:rPr>
          <w:ins w:id="1658" w:author="Ngoc Khai Nguyen" w:date="2019-07-05T23:31:00Z"/>
        </w:rPr>
      </w:pPr>
    </w:p>
    <w:p w14:paraId="5C545230" w14:textId="29E1EFF4" w:rsidR="003F5DF7" w:rsidRDefault="003F5DF7" w:rsidP="003F5DF7">
      <w:pPr>
        <w:pStyle w:val="oancuaDanhsach"/>
        <w:ind w:left="1440"/>
        <w:rPr>
          <w:ins w:id="1659" w:author="Ngoc Khai Nguyen" w:date="2019-07-05T23:31:00Z"/>
        </w:rPr>
      </w:pPr>
    </w:p>
    <w:p w14:paraId="5BBF286C" w14:textId="4F7EADB2" w:rsidR="003F5DF7" w:rsidRDefault="003F5DF7" w:rsidP="003F5DF7">
      <w:pPr>
        <w:pStyle w:val="oancuaDanhsach"/>
        <w:ind w:left="1440"/>
        <w:rPr>
          <w:ins w:id="1660" w:author="Ngoc Khai Nguyen" w:date="2019-07-05T23:31:00Z"/>
        </w:rPr>
      </w:pPr>
    </w:p>
    <w:p w14:paraId="49DA662C" w14:textId="5A8E7E06" w:rsidR="003F5DF7" w:rsidRDefault="003F5DF7" w:rsidP="003F5DF7">
      <w:pPr>
        <w:pStyle w:val="oancuaDanhsach"/>
        <w:ind w:left="1440"/>
        <w:rPr>
          <w:ins w:id="1661" w:author="Ngoc Khai Nguyen" w:date="2019-07-05T23:31:00Z"/>
        </w:rPr>
      </w:pPr>
    </w:p>
    <w:p w14:paraId="2785966E" w14:textId="39EF7E67" w:rsidR="003F5DF7" w:rsidRDefault="003F5DF7" w:rsidP="003F5DF7">
      <w:pPr>
        <w:pStyle w:val="oancuaDanhsach"/>
        <w:numPr>
          <w:ilvl w:val="0"/>
          <w:numId w:val="10"/>
        </w:numPr>
        <w:rPr>
          <w:ins w:id="1662" w:author="Ngoc Khai Nguyen" w:date="2019-07-05T23:32:00Z"/>
        </w:rPr>
      </w:pPr>
      <w:proofErr w:type="spellStart"/>
      <w:ins w:id="1663" w:author="Ngoc Khai Nguyen" w:date="2019-07-05T23:32:00Z">
        <w:r>
          <w:t>Màn</w:t>
        </w:r>
        <w:proofErr w:type="spellEnd"/>
        <w:r>
          <w:t xml:space="preserve"> </w:t>
        </w:r>
        <w:proofErr w:type="spellStart"/>
        <w:r>
          <w:t>hinh</w:t>
        </w:r>
        <w:proofErr w:type="spellEnd"/>
        <w:r>
          <w:t xml:space="preserve"> </w:t>
        </w:r>
        <w:proofErr w:type="spellStart"/>
        <w:r>
          <w:t>quản</w:t>
        </w:r>
        <w:proofErr w:type="spellEnd"/>
        <w:r>
          <w:t xml:space="preserve"> </w:t>
        </w:r>
        <w:proofErr w:type="spellStart"/>
        <w:r>
          <w:t>lý</w:t>
        </w:r>
        <w:proofErr w:type="spellEnd"/>
        <w:r>
          <w:t xml:space="preserve"> </w:t>
        </w:r>
        <w:proofErr w:type="spellStart"/>
        <w:r>
          <w:t>sách</w:t>
        </w:r>
        <w:proofErr w:type="spellEnd"/>
      </w:ins>
    </w:p>
    <w:p w14:paraId="33D112B4" w14:textId="77777777" w:rsidR="003F5DF7" w:rsidRDefault="003F5DF7">
      <w:pPr>
        <w:pStyle w:val="oancuaDanhsach"/>
        <w:ind w:left="1440"/>
        <w:rPr>
          <w:ins w:id="1664" w:author="Ngoc Khai Nguyen" w:date="2019-07-05T23:32:00Z"/>
        </w:rPr>
        <w:pPrChange w:id="1665" w:author="Ngoc Khai Nguyen" w:date="2019-07-05T23:32:00Z">
          <w:pPr>
            <w:pStyle w:val="oancuaDanhsach"/>
            <w:numPr>
              <w:numId w:val="10"/>
            </w:numPr>
            <w:ind w:left="1440" w:hanging="360"/>
          </w:pPr>
        </w:pPrChange>
      </w:pPr>
    </w:p>
    <w:p w14:paraId="49F04CE4" w14:textId="76C762B2" w:rsidR="003F5DF7" w:rsidRDefault="003F5DF7" w:rsidP="003F5DF7">
      <w:pPr>
        <w:pStyle w:val="oancuaDanhsach"/>
        <w:ind w:left="1440"/>
        <w:rPr>
          <w:ins w:id="1666" w:author="Ngoc Khai Nguyen" w:date="2019-07-05T23:33:00Z"/>
        </w:rPr>
      </w:pPr>
      <w:ins w:id="1667" w:author="Ngoc Khai Nguyen" w:date="2019-07-05T23:32:00Z">
        <w:r>
          <w:rPr>
            <w:noProof/>
          </w:rPr>
          <w:lastRenderedPageBreak/>
          <w:drawing>
            <wp:inline distT="0" distB="0" distL="0" distR="0" wp14:anchorId="77D943D8" wp14:editId="53ECAE81">
              <wp:extent cx="4914900" cy="3081020"/>
              <wp:effectExtent l="0" t="0" r="0" b="508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14900" cy="30810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A2248AA" w14:textId="3DF9BCD1" w:rsidR="003F5DF7" w:rsidRDefault="003F5DF7" w:rsidP="003F5DF7">
      <w:pPr>
        <w:pStyle w:val="oancuaDanhsach"/>
        <w:ind w:left="1440"/>
        <w:rPr>
          <w:ins w:id="1668" w:author="Ngoc Khai Nguyen" w:date="2019-07-05T23:33:00Z"/>
        </w:rPr>
      </w:pPr>
    </w:p>
    <w:p w14:paraId="30CD6961" w14:textId="535084B4" w:rsidR="003F5DF7" w:rsidRDefault="003F5DF7" w:rsidP="003F5DF7">
      <w:pPr>
        <w:pStyle w:val="oancuaDanhsach"/>
        <w:ind w:left="1440"/>
        <w:rPr>
          <w:ins w:id="1669" w:author="Ngoc Khai Nguyen" w:date="2019-07-05T23:33:00Z"/>
        </w:rPr>
      </w:pPr>
    </w:p>
    <w:p w14:paraId="52FFDEC2" w14:textId="52F716D4" w:rsidR="003F5DF7" w:rsidRDefault="003F5DF7" w:rsidP="003F5DF7">
      <w:pPr>
        <w:pStyle w:val="oancuaDanhsach"/>
        <w:numPr>
          <w:ilvl w:val="0"/>
          <w:numId w:val="10"/>
        </w:numPr>
        <w:rPr>
          <w:ins w:id="1670" w:author="Ngoc Khai Nguyen" w:date="2019-07-05T23:34:00Z"/>
        </w:rPr>
      </w:pPr>
      <w:proofErr w:type="spellStart"/>
      <w:ins w:id="1671" w:author="Ngoc Khai Nguyen" w:date="2019-07-05T23:33:00Z">
        <w:r>
          <w:t>Màn</w:t>
        </w:r>
        <w:proofErr w:type="spellEnd"/>
        <w:r>
          <w:t xml:space="preserve"> </w:t>
        </w:r>
        <w:proofErr w:type="spellStart"/>
        <w:r>
          <w:t>hình</w:t>
        </w:r>
        <w:proofErr w:type="spellEnd"/>
        <w:r>
          <w:t xml:space="preserve"> </w:t>
        </w:r>
        <w:proofErr w:type="spellStart"/>
        <w:r>
          <w:t>quan</w:t>
        </w:r>
        <w:proofErr w:type="spellEnd"/>
        <w:r>
          <w:t xml:space="preserve"> </w:t>
        </w:r>
        <w:proofErr w:type="spellStart"/>
        <w:r>
          <w:t>lý</w:t>
        </w:r>
        <w:proofErr w:type="spellEnd"/>
        <w:r>
          <w:t xml:space="preserve"> </w:t>
        </w:r>
        <w:proofErr w:type="spellStart"/>
        <w:r>
          <w:t>nhập</w:t>
        </w:r>
        <w:proofErr w:type="spellEnd"/>
        <w:r>
          <w:t xml:space="preserve"> </w:t>
        </w:r>
        <w:proofErr w:type="spellStart"/>
        <w:r>
          <w:t>sách</w:t>
        </w:r>
        <w:proofErr w:type="spellEnd"/>
        <w:r>
          <w:t>:</w:t>
        </w:r>
      </w:ins>
    </w:p>
    <w:p w14:paraId="6C339E5A" w14:textId="77777777" w:rsidR="003F5DF7" w:rsidRDefault="003F5DF7">
      <w:pPr>
        <w:pStyle w:val="oancuaDanhsach"/>
        <w:ind w:left="1440"/>
        <w:rPr>
          <w:ins w:id="1672" w:author="Ngoc Khai Nguyen" w:date="2019-07-05T23:33:00Z"/>
        </w:rPr>
        <w:pPrChange w:id="1673" w:author="Ngoc Khai Nguyen" w:date="2019-07-05T23:34:00Z">
          <w:pPr>
            <w:pStyle w:val="oancuaDanhsach"/>
            <w:numPr>
              <w:numId w:val="10"/>
            </w:numPr>
            <w:ind w:left="1440" w:hanging="360"/>
          </w:pPr>
        </w:pPrChange>
      </w:pPr>
    </w:p>
    <w:p w14:paraId="5A274D94" w14:textId="2F720546" w:rsidR="003F5DF7" w:rsidRDefault="003F5DF7">
      <w:pPr>
        <w:pStyle w:val="oancuaDanhsach"/>
        <w:ind w:left="1440"/>
        <w:rPr>
          <w:ins w:id="1674" w:author="Ngoc Khai Nguyen" w:date="2019-07-05T23:33:00Z"/>
        </w:rPr>
        <w:pPrChange w:id="1675" w:author="Ngoc Khai Nguyen" w:date="2019-07-05T23:33:00Z">
          <w:pPr/>
        </w:pPrChange>
      </w:pPr>
      <w:ins w:id="1676" w:author="Ngoc Khai Nguyen" w:date="2019-07-05T23:34:00Z">
        <w:r>
          <w:rPr>
            <w:noProof/>
          </w:rPr>
          <w:drawing>
            <wp:inline distT="0" distB="0" distL="0" distR="0" wp14:anchorId="44411E14" wp14:editId="70283E9E">
              <wp:extent cx="4762500" cy="3341370"/>
              <wp:effectExtent l="0" t="0" r="0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62500" cy="33413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DAF71C4" w14:textId="3EAC2EF7" w:rsidR="003F5DF7" w:rsidRDefault="003F5DF7" w:rsidP="003F5DF7">
      <w:pPr>
        <w:rPr>
          <w:ins w:id="1677" w:author="Ngoc Khai Nguyen" w:date="2019-07-05T23:33:00Z"/>
        </w:rPr>
      </w:pPr>
    </w:p>
    <w:p w14:paraId="6E928D7F" w14:textId="074B4431" w:rsidR="003F5DF7" w:rsidRDefault="003F5DF7" w:rsidP="003F5DF7">
      <w:pPr>
        <w:rPr>
          <w:ins w:id="1678" w:author="Ngoc Khai Nguyen" w:date="2019-07-05T23:33:00Z"/>
        </w:rPr>
      </w:pPr>
    </w:p>
    <w:p w14:paraId="6D83B36F" w14:textId="7087ACE5" w:rsidR="003F5DF7" w:rsidRDefault="003F5DF7" w:rsidP="003F5DF7">
      <w:pPr>
        <w:rPr>
          <w:ins w:id="1679" w:author="Ngoc Khai Nguyen" w:date="2019-07-05T23:33:00Z"/>
        </w:rPr>
      </w:pPr>
    </w:p>
    <w:p w14:paraId="2000CBE6" w14:textId="77777777" w:rsidR="003F5DF7" w:rsidRDefault="003F5DF7">
      <w:pPr>
        <w:pPrChange w:id="1680" w:author="Ngoc Khai Nguyen" w:date="2019-07-05T23:33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F0E918F" w14:textId="224D4DC0" w:rsidR="00863D73" w:rsidRDefault="00863D73" w:rsidP="00863D73">
      <w:pPr>
        <w:pStyle w:val="oancuaDanhsach"/>
        <w:numPr>
          <w:ilvl w:val="1"/>
          <w:numId w:val="4"/>
        </w:numPr>
        <w:rPr>
          <w:ins w:id="1681" w:author="Ngoc Khai Nguyen" w:date="2019-05-28T20:20:00Z"/>
        </w:rPr>
      </w:pP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ins w:id="1682" w:author="Hoan Ng" w:date="2017-03-20T21:27:00Z">
        <w:r w:rsidR="00E62EE1">
          <w:t xml:space="preserve"> </w:t>
        </w:r>
        <w:proofErr w:type="spellStart"/>
        <w:r w:rsidR="00E62EE1">
          <w:t>sự</w:t>
        </w:r>
        <w:proofErr w:type="spellEnd"/>
        <w:r w:rsidR="00E62EE1">
          <w:t xml:space="preserve"> </w:t>
        </w:r>
        <w:proofErr w:type="spellStart"/>
        <w:r w:rsidR="00E62EE1">
          <w:t>kiện</w:t>
        </w:r>
      </w:ins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0AAC7A06" w14:textId="270FE331" w:rsidR="00C53CB9" w:rsidRDefault="00C53CB9">
      <w:pPr>
        <w:pStyle w:val="oancuaDanhsach"/>
        <w:ind w:left="1080"/>
        <w:rPr>
          <w:ins w:id="1683" w:author="Ngoc Khai Nguyen" w:date="2019-07-05T23:05:00Z"/>
        </w:rPr>
      </w:pPr>
    </w:p>
    <w:p w14:paraId="278BA079" w14:textId="7F5580B3" w:rsidR="00BD19A7" w:rsidRDefault="00BD19A7">
      <w:pPr>
        <w:pStyle w:val="oancuaDanhsach"/>
        <w:ind w:left="1080"/>
        <w:rPr>
          <w:ins w:id="1684" w:author="Ngoc Khai Nguyen" w:date="2019-07-05T23:05:00Z"/>
        </w:rPr>
      </w:pPr>
    </w:p>
    <w:p w14:paraId="0E37455F" w14:textId="796D082D" w:rsidR="00BD19A7" w:rsidRDefault="00BD19A7">
      <w:pPr>
        <w:pStyle w:val="oancuaDanhsach"/>
        <w:ind w:left="1080"/>
        <w:rPr>
          <w:ins w:id="1685" w:author="Ngoc Khai Nguyen" w:date="2019-07-05T23:05:00Z"/>
        </w:rPr>
      </w:pPr>
    </w:p>
    <w:p w14:paraId="66DFAF2A" w14:textId="77777777" w:rsidR="00BD19A7" w:rsidRPr="007E56BA" w:rsidRDefault="00BD19A7">
      <w:pPr>
        <w:pStyle w:val="oancuaDanhsach"/>
        <w:ind w:left="1080"/>
        <w:pPrChange w:id="1686" w:author="Ngoc Khai Nguyen" w:date="2019-05-28T20:20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5B41903" w14:textId="74DF7E8C" w:rsidR="007E56BA" w:rsidDel="008967CF" w:rsidRDefault="007E56BA" w:rsidP="007E56BA">
      <w:pPr>
        <w:pStyle w:val="oancuaDanhsach"/>
        <w:numPr>
          <w:ilvl w:val="0"/>
          <w:numId w:val="4"/>
        </w:numPr>
        <w:rPr>
          <w:del w:id="1687" w:author="Hoan Nguyễn Công" w:date="2019-03-26T07:52:00Z"/>
        </w:rPr>
      </w:pPr>
      <w:del w:id="1688" w:author="Hoan Nguyễn Công" w:date="2019-03-26T07:52:00Z">
        <w:r w:rsidRPr="007E56BA" w:rsidDel="008967CF">
          <w:delText>Thiết kế xử lý</w:delText>
        </w:r>
      </w:del>
      <w:ins w:id="1689" w:author="Hoan Ng" w:date="2017-03-20T21:27:00Z">
        <w:del w:id="1690" w:author="Hoan Nguyễn Công" w:date="2019-03-26T07:52:00Z">
          <w:r w:rsidR="00E62EE1" w:rsidDel="008967CF">
            <w:delText xml:space="preserve"> {Danh sách các xử lý &amp; thuật giải}</w:delText>
          </w:r>
        </w:del>
      </w:ins>
    </w:p>
    <w:p w14:paraId="2F4BFD56" w14:textId="207BC702" w:rsidR="00F02E35" w:rsidRDefault="00F02E35" w:rsidP="00F02E35">
      <w:pPr>
        <w:pStyle w:val="oancuaDanhsach"/>
        <w:numPr>
          <w:ilvl w:val="0"/>
          <w:numId w:val="4"/>
        </w:numPr>
        <w:rPr>
          <w:ins w:id="1691" w:author="Hoan Ng" w:date="2017-03-20T21:26:00Z"/>
        </w:rPr>
      </w:pPr>
      <w:proofErr w:type="spellStart"/>
      <w:r w:rsidRPr="007E56BA">
        <w:t>Thiết</w:t>
      </w:r>
      <w:proofErr w:type="spellEnd"/>
      <w:r w:rsidRPr="007E56BA">
        <w:t xml:space="preserve"> </w:t>
      </w:r>
      <w:proofErr w:type="spellStart"/>
      <w:r w:rsidRPr="007E56BA">
        <w:t>kế</w:t>
      </w:r>
      <w:proofErr w:type="spellEnd"/>
      <w:r w:rsidRPr="007E56BA">
        <w:t xml:space="preserve"> </w:t>
      </w:r>
      <w:proofErr w:type="spellStart"/>
      <w:r w:rsidRPr="007E56BA">
        <w:t>dữ</w:t>
      </w:r>
      <w:proofErr w:type="spellEnd"/>
      <w:r w:rsidRPr="007E56BA">
        <w:t xml:space="preserve"> </w:t>
      </w:r>
      <w:proofErr w:type="spellStart"/>
      <w:r w:rsidRPr="007E56BA">
        <w:t>liệu</w:t>
      </w:r>
      <w:proofErr w:type="spellEnd"/>
      <w:r>
        <w:t xml:space="preserve"> (RD – Relationship Diagram –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>)</w:t>
      </w:r>
    </w:p>
    <w:p w14:paraId="478E52EB" w14:textId="5D6BD531" w:rsidR="00E62EE1" w:rsidRDefault="00E62EE1">
      <w:pPr>
        <w:pStyle w:val="oancuaDanhsach"/>
        <w:numPr>
          <w:ilvl w:val="1"/>
          <w:numId w:val="4"/>
        </w:numPr>
        <w:rPr>
          <w:ins w:id="1692" w:author="Ngoc Khai Nguyen" w:date="2019-05-28T21:58:00Z"/>
        </w:rPr>
      </w:pPr>
      <w:proofErr w:type="spellStart"/>
      <w:ins w:id="1693" w:author="Hoan Ng" w:date="2017-03-20T21:26:00Z">
        <w:r>
          <w:t>Sơ</w:t>
        </w:r>
        <w:proofErr w:type="spellEnd"/>
        <w:r>
          <w:t xml:space="preserve"> </w:t>
        </w:r>
        <w:proofErr w:type="spellStart"/>
        <w:r>
          <w:t>đồ</w:t>
        </w:r>
        <w:proofErr w:type="spellEnd"/>
        <w:r>
          <w:t xml:space="preserve"> RD </w:t>
        </w:r>
        <w:proofErr w:type="spellStart"/>
        <w:r>
          <w:t>cả</w:t>
        </w:r>
        <w:proofErr w:type="spellEnd"/>
        <w:r>
          <w:t xml:space="preserve"> </w:t>
        </w:r>
        <w:proofErr w:type="spellStart"/>
        <w:r>
          <w:t>hệ</w:t>
        </w:r>
        <w:proofErr w:type="spellEnd"/>
        <w:r>
          <w:t xml:space="preserve"> </w:t>
        </w:r>
        <w:proofErr w:type="spellStart"/>
        <w:r>
          <w:t>thống</w:t>
        </w:r>
      </w:ins>
      <w:proofErr w:type="spellEnd"/>
      <w:ins w:id="1694" w:author="Ngoc Khai Nguyen" w:date="2019-05-28T21:58:00Z">
        <w:r w:rsidR="0089530F">
          <w:t>:</w:t>
        </w:r>
      </w:ins>
    </w:p>
    <w:p w14:paraId="44C92CED" w14:textId="2E4FD22C" w:rsidR="0089530F" w:rsidRDefault="0089530F">
      <w:pPr>
        <w:pStyle w:val="oancuaDanhsach"/>
        <w:ind w:left="1080"/>
        <w:rPr>
          <w:ins w:id="1695" w:author="Ngoc Khai Nguyen" w:date="2019-07-05T23:05:00Z"/>
        </w:rPr>
      </w:pPr>
    </w:p>
    <w:p w14:paraId="473EBBC0" w14:textId="0FFE7777" w:rsidR="00BD19A7" w:rsidRDefault="00BD19A7">
      <w:pPr>
        <w:pStyle w:val="oancuaDanhsach"/>
        <w:ind w:left="1080"/>
        <w:rPr>
          <w:ins w:id="1696" w:author="Ngoc Khai Nguyen" w:date="2019-05-28T20:20:00Z"/>
        </w:rPr>
        <w:pPrChange w:id="1697" w:author="Ngoc Khai Nguyen" w:date="2019-05-28T21:58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698" w:author="Ngoc Khai Nguyen" w:date="2019-07-05T23:05:00Z">
        <w:r>
          <w:rPr>
            <w:noProof/>
          </w:rPr>
          <w:drawing>
            <wp:inline distT="0" distB="0" distL="0" distR="0" wp14:anchorId="3039D1CB" wp14:editId="0E999638">
              <wp:extent cx="5762625" cy="4169410"/>
              <wp:effectExtent l="0" t="0" r="9525" b="2540"/>
              <wp:docPr id="4" name="Picture 4" descr="A screenshot of a social media pos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ER Diagram.png"/>
                      <pic:cNvPicPr/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2625" cy="41694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8340BD5" w14:textId="1EF932E8" w:rsidR="00C53CB9" w:rsidRDefault="00C53CB9" w:rsidP="00C53CB9">
      <w:pPr>
        <w:pStyle w:val="oancuaDanhsach"/>
        <w:ind w:left="1080"/>
        <w:rPr>
          <w:ins w:id="1699" w:author="Ngoc Khai Nguyen" w:date="2019-05-28T21:59:00Z"/>
        </w:rPr>
      </w:pPr>
    </w:p>
    <w:p w14:paraId="5922AB1F" w14:textId="5A789534" w:rsidR="0089530F" w:rsidRDefault="0089530F" w:rsidP="00C53CB9">
      <w:pPr>
        <w:pStyle w:val="oancuaDanhsach"/>
        <w:ind w:left="1080"/>
        <w:rPr>
          <w:ins w:id="1700" w:author="Ngoc Khai Nguyen" w:date="2019-05-28T21:59:00Z"/>
        </w:rPr>
      </w:pPr>
    </w:p>
    <w:p w14:paraId="7359BFB4" w14:textId="77777777" w:rsidR="0089530F" w:rsidRDefault="0089530F">
      <w:pPr>
        <w:pStyle w:val="oancuaDanhsach"/>
        <w:ind w:left="1080"/>
        <w:rPr>
          <w:ins w:id="1701" w:author="Hoan Ng" w:date="2017-03-20T21:26:00Z"/>
        </w:rPr>
        <w:pPrChange w:id="1702" w:author="Ngoc Khai Nguyen" w:date="2019-05-28T20:20:00Z">
          <w:pPr>
            <w:pStyle w:val="oancuaDanhsach"/>
            <w:numPr>
              <w:numId w:val="4"/>
            </w:numPr>
            <w:ind w:hanging="360"/>
          </w:pPr>
        </w:pPrChange>
      </w:pPr>
    </w:p>
    <w:p w14:paraId="09158F7B" w14:textId="29EC088E" w:rsidR="00E62EE1" w:rsidRDefault="00E62EE1">
      <w:pPr>
        <w:pStyle w:val="oancuaDanhsach"/>
        <w:numPr>
          <w:ilvl w:val="1"/>
          <w:numId w:val="4"/>
        </w:numPr>
        <w:rPr>
          <w:ins w:id="1703" w:author="Ngoc Khai Nguyen" w:date="2019-05-29T01:15:00Z"/>
        </w:rPr>
      </w:pPr>
      <w:ins w:id="1704" w:author="Hoan Ng" w:date="2017-03-20T21:26:00Z">
        <w:r>
          <w:t xml:space="preserve"> </w:t>
        </w:r>
        <w:proofErr w:type="spellStart"/>
        <w:r>
          <w:t>Giải</w:t>
        </w:r>
        <w:proofErr w:type="spellEnd"/>
        <w:r>
          <w:t xml:space="preserve"> </w:t>
        </w:r>
        <w:proofErr w:type="spellStart"/>
        <w:r>
          <w:t>thích</w:t>
        </w:r>
        <w:proofErr w:type="spellEnd"/>
        <w:r>
          <w:t xml:space="preserve"> </w:t>
        </w:r>
        <w:proofErr w:type="spellStart"/>
        <w:r>
          <w:t>từng</w:t>
        </w:r>
        <w:proofErr w:type="spellEnd"/>
        <w:r>
          <w:t xml:space="preserve"> </w:t>
        </w:r>
        <w:proofErr w:type="spellStart"/>
        <w:r>
          <w:t>bảng</w:t>
        </w:r>
        <w:proofErr w:type="spellEnd"/>
        <w:r>
          <w:t xml:space="preserve">, </w:t>
        </w:r>
        <w:proofErr w:type="spellStart"/>
        <w:r>
          <w:t>kiểu</w:t>
        </w:r>
        <w:proofErr w:type="spellEnd"/>
        <w:r>
          <w:t xml:space="preserve"> </w:t>
        </w:r>
        <w:proofErr w:type="spellStart"/>
        <w:r>
          <w:t>dữ</w:t>
        </w:r>
        <w:proofErr w:type="spellEnd"/>
        <w:r>
          <w:t xml:space="preserve"> </w:t>
        </w:r>
        <w:proofErr w:type="spellStart"/>
        <w:r>
          <w:t>liệu</w:t>
        </w:r>
      </w:ins>
      <w:proofErr w:type="spellEnd"/>
      <w:ins w:id="1705" w:author="Ngoc Khai Nguyen" w:date="2019-05-29T01:15:00Z">
        <w:r w:rsidR="00D249C5">
          <w:t>:</w:t>
        </w:r>
      </w:ins>
    </w:p>
    <w:p w14:paraId="5F10E947" w14:textId="77777777" w:rsidR="00D249C5" w:rsidRDefault="00D249C5">
      <w:pPr>
        <w:pStyle w:val="oancuaDanhsach"/>
        <w:ind w:left="1080"/>
        <w:rPr>
          <w:ins w:id="1706" w:author="Ngoc Khai Nguyen" w:date="2019-05-29T01:13:00Z"/>
        </w:rPr>
        <w:pPrChange w:id="1707" w:author="Ngoc Khai Nguyen" w:date="2019-05-29T01:1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tbl>
      <w:tblPr>
        <w:tblStyle w:val="LiBang"/>
        <w:tblW w:w="0" w:type="auto"/>
        <w:tblInd w:w="1080" w:type="dxa"/>
        <w:tblLook w:val="04A0" w:firstRow="1" w:lastRow="0" w:firstColumn="1" w:lastColumn="0" w:noHBand="0" w:noVBand="1"/>
        <w:tblPrChange w:id="1708" w:author="Ngọc Hiển nguyễn" w:date="2019-07-06T00:21:00Z">
          <w:tblPr>
            <w:tblStyle w:val="LiBang"/>
            <w:tblW w:w="0" w:type="auto"/>
            <w:tblInd w:w="1080" w:type="dxa"/>
            <w:tblLook w:val="04A0" w:firstRow="1" w:lastRow="0" w:firstColumn="1" w:lastColumn="0" w:noHBand="0" w:noVBand="1"/>
          </w:tblPr>
        </w:tblPrChange>
      </w:tblPr>
      <w:tblGrid>
        <w:gridCol w:w="2980"/>
        <w:gridCol w:w="2442"/>
        <w:gridCol w:w="1751"/>
        <w:gridCol w:w="1097"/>
        <w:tblGridChange w:id="1709">
          <w:tblGrid>
            <w:gridCol w:w="1571"/>
            <w:gridCol w:w="1409"/>
            <w:gridCol w:w="892"/>
            <w:gridCol w:w="1550"/>
            <w:gridCol w:w="82"/>
            <w:gridCol w:w="1669"/>
            <w:gridCol w:w="1097"/>
          </w:tblGrid>
        </w:tblGridChange>
      </w:tblGrid>
      <w:tr w:rsidR="00F94CDE" w14:paraId="2340E2DB" w14:textId="77777777" w:rsidTr="00990D7E">
        <w:trPr>
          <w:ins w:id="1710" w:author="Ngoc Khai Nguyen" w:date="2019-05-29T01:14:00Z"/>
        </w:trPr>
        <w:tc>
          <w:tcPr>
            <w:tcW w:w="2980" w:type="dxa"/>
            <w:tcPrChange w:id="1711" w:author="Ngọc Hiển nguyễn" w:date="2019-07-06T00:21:00Z">
              <w:tcPr>
                <w:tcW w:w="1571" w:type="dxa"/>
              </w:tcPr>
            </w:tcPrChange>
          </w:tcPr>
          <w:p w14:paraId="3F7F8101" w14:textId="461E7D18" w:rsidR="00D249C5" w:rsidRDefault="00D249C5" w:rsidP="00D249C5">
            <w:pPr>
              <w:pStyle w:val="oancuaDanhsach"/>
              <w:ind w:left="0"/>
              <w:rPr>
                <w:ins w:id="1712" w:author="Ngoc Khai Nguyen" w:date="2019-05-29T01:14:00Z"/>
              </w:rPr>
            </w:pPr>
            <w:proofErr w:type="spellStart"/>
            <w:ins w:id="1713" w:author="Ngoc Khai Nguyen" w:date="2019-05-29T01:14:00Z">
              <w:r>
                <w:t>Bảng</w:t>
              </w:r>
              <w:proofErr w:type="spellEnd"/>
            </w:ins>
          </w:p>
        </w:tc>
        <w:tc>
          <w:tcPr>
            <w:tcW w:w="2442" w:type="dxa"/>
            <w:tcPrChange w:id="1714" w:author="Ngọc Hiển nguyễn" w:date="2019-07-06T00:21:00Z">
              <w:tcPr>
                <w:tcW w:w="1881" w:type="dxa"/>
                <w:gridSpan w:val="2"/>
              </w:tcPr>
            </w:tcPrChange>
          </w:tcPr>
          <w:p w14:paraId="1984DFD4" w14:textId="5900EFC3" w:rsidR="00D249C5" w:rsidRDefault="00D249C5" w:rsidP="00D249C5">
            <w:pPr>
              <w:pStyle w:val="oancuaDanhsach"/>
              <w:ind w:left="0"/>
              <w:rPr>
                <w:ins w:id="1715" w:author="Ngoc Khai Nguyen" w:date="2019-05-29T01:14:00Z"/>
              </w:rPr>
            </w:pPr>
            <w:proofErr w:type="spellStart"/>
            <w:ins w:id="1716" w:author="Ngoc Khai Nguyen" w:date="2019-05-29T01:14:00Z">
              <w:r>
                <w:t>Thuộc</w:t>
              </w:r>
              <w:proofErr w:type="spellEnd"/>
              <w:r>
                <w:t xml:space="preserve"> </w:t>
              </w:r>
              <w:proofErr w:type="spellStart"/>
              <w:r>
                <w:t>tính</w:t>
              </w:r>
              <w:proofErr w:type="spellEnd"/>
            </w:ins>
          </w:p>
        </w:tc>
        <w:tc>
          <w:tcPr>
            <w:tcW w:w="1751" w:type="dxa"/>
            <w:tcPrChange w:id="1717" w:author="Ngọc Hiển nguyễn" w:date="2019-07-06T00:21:00Z">
              <w:tcPr>
                <w:tcW w:w="1410" w:type="dxa"/>
                <w:gridSpan w:val="2"/>
              </w:tcPr>
            </w:tcPrChange>
          </w:tcPr>
          <w:p w14:paraId="198B810A" w14:textId="1DDAC521" w:rsidR="00D249C5" w:rsidRDefault="00D249C5" w:rsidP="00D249C5">
            <w:pPr>
              <w:pStyle w:val="oancuaDanhsach"/>
              <w:ind w:left="0"/>
              <w:rPr>
                <w:ins w:id="1718" w:author="Ngoc Khai Nguyen" w:date="2019-05-29T01:14:00Z"/>
              </w:rPr>
            </w:pPr>
            <w:proofErr w:type="spellStart"/>
            <w:ins w:id="1719" w:author="Ngoc Khai Nguyen" w:date="2019-05-29T01:14:00Z">
              <w:r>
                <w:t>Kiểu</w:t>
              </w:r>
              <w:proofErr w:type="spellEnd"/>
              <w:r>
                <w:t xml:space="preserve"> </w:t>
              </w:r>
              <w:proofErr w:type="spellStart"/>
              <w:r>
                <w:t>dữ</w:t>
              </w:r>
              <w:proofErr w:type="spellEnd"/>
              <w:r>
                <w:t xml:space="preserve"> </w:t>
              </w:r>
              <w:proofErr w:type="spellStart"/>
              <w:r>
                <w:t>liệu</w:t>
              </w:r>
              <w:proofErr w:type="spellEnd"/>
            </w:ins>
          </w:p>
        </w:tc>
        <w:tc>
          <w:tcPr>
            <w:tcW w:w="1097" w:type="dxa"/>
            <w:tcPrChange w:id="1720" w:author="Ngọc Hiển nguyễn" w:date="2019-07-06T00:21:00Z">
              <w:tcPr>
                <w:tcW w:w="3408" w:type="dxa"/>
                <w:gridSpan w:val="2"/>
              </w:tcPr>
            </w:tcPrChange>
          </w:tcPr>
          <w:p w14:paraId="17E218E1" w14:textId="7DD08918" w:rsidR="00D249C5" w:rsidRDefault="00D249C5" w:rsidP="00D249C5">
            <w:pPr>
              <w:pStyle w:val="oancuaDanhsach"/>
              <w:ind w:left="0"/>
              <w:rPr>
                <w:ins w:id="1721" w:author="Ngoc Khai Nguyen" w:date="2019-05-29T01:14:00Z"/>
              </w:rPr>
            </w:pPr>
            <w:proofErr w:type="spellStart"/>
            <w:ins w:id="1722" w:author="Ngoc Khai Nguyen" w:date="2019-05-29T01:14:00Z">
              <w:r>
                <w:t>Miêu</w:t>
              </w:r>
              <w:proofErr w:type="spellEnd"/>
              <w:r>
                <w:t xml:space="preserve"> </w:t>
              </w:r>
              <w:proofErr w:type="spellStart"/>
              <w:r>
                <w:t>tả</w:t>
              </w:r>
              <w:proofErr w:type="spellEnd"/>
            </w:ins>
          </w:p>
        </w:tc>
      </w:tr>
      <w:tr w:rsidR="00F94CDE" w14:paraId="6C29E902" w14:textId="77777777" w:rsidTr="00990D7E">
        <w:trPr>
          <w:ins w:id="1723" w:author="Ngoc Khai Nguyen" w:date="2019-05-29T01:35:00Z"/>
        </w:trPr>
        <w:tc>
          <w:tcPr>
            <w:tcW w:w="2980" w:type="dxa"/>
            <w:tcPrChange w:id="1724" w:author="Ngọc Hiển nguyễn" w:date="2019-07-06T00:21:00Z">
              <w:tcPr>
                <w:tcW w:w="1571" w:type="dxa"/>
              </w:tcPr>
            </w:tcPrChange>
          </w:tcPr>
          <w:p w14:paraId="697DFB59" w14:textId="492A81A5" w:rsidR="00F94CDE" w:rsidRDefault="0019385D" w:rsidP="00D249C5">
            <w:pPr>
              <w:pStyle w:val="oancuaDanhsach"/>
              <w:ind w:left="0"/>
              <w:rPr>
                <w:ins w:id="1725" w:author="Ngoc Khai Nguyen" w:date="2019-05-29T01:35:00Z"/>
              </w:rPr>
            </w:pPr>
            <w:proofErr w:type="spellStart"/>
            <w:ins w:id="1726" w:author="Ngọc Hiển nguyễn" w:date="2019-07-05T23:41:00Z">
              <w:r>
                <w:t>Sach</w:t>
              </w:r>
            </w:ins>
            <w:proofErr w:type="spellEnd"/>
            <w:ins w:id="1727" w:author="Ngoc Khai Nguyen" w:date="2019-05-29T01:35:00Z">
              <w:del w:id="1728" w:author="Ngọc Hiển nguyễn" w:date="2019-07-05T23:41:00Z">
                <w:r w:rsidR="00F94CDE" w:rsidDel="0019385D">
                  <w:delText>BOOK</w:delText>
                </w:r>
              </w:del>
            </w:ins>
          </w:p>
        </w:tc>
        <w:tc>
          <w:tcPr>
            <w:tcW w:w="2442" w:type="dxa"/>
            <w:tcPrChange w:id="1729" w:author="Ngọc Hiển nguyễn" w:date="2019-07-06T00:21:00Z">
              <w:tcPr>
                <w:tcW w:w="1881" w:type="dxa"/>
                <w:gridSpan w:val="2"/>
              </w:tcPr>
            </w:tcPrChange>
          </w:tcPr>
          <w:p w14:paraId="21207175" w14:textId="66BAA300" w:rsidR="00F94CDE" w:rsidRDefault="0019385D" w:rsidP="00D249C5">
            <w:pPr>
              <w:pStyle w:val="oancuaDanhsach"/>
              <w:ind w:left="0"/>
              <w:rPr>
                <w:ins w:id="1730" w:author="Ngoc Khai Nguyen" w:date="2019-05-29T01:35:00Z"/>
              </w:rPr>
            </w:pPr>
            <w:proofErr w:type="spellStart"/>
            <w:ins w:id="1731" w:author="Ngọc Hiển nguyễn" w:date="2019-07-05T23:41:00Z">
              <w:r>
                <w:t>MaSach</w:t>
              </w:r>
            </w:ins>
            <w:proofErr w:type="spellEnd"/>
            <w:ins w:id="1732" w:author="Ngoc Khai Nguyen" w:date="2019-05-29T01:35:00Z">
              <w:del w:id="1733" w:author="Ngọc Hiển nguyễn" w:date="2019-07-05T23:41:00Z">
                <w:r w:rsidR="00F94CDE" w:rsidDel="0019385D">
                  <w:delText>BookId</w:delText>
                </w:r>
              </w:del>
            </w:ins>
          </w:p>
        </w:tc>
        <w:tc>
          <w:tcPr>
            <w:tcW w:w="1751" w:type="dxa"/>
            <w:tcPrChange w:id="1734" w:author="Ngọc Hiển nguyễn" w:date="2019-07-06T00:21:00Z">
              <w:tcPr>
                <w:tcW w:w="1410" w:type="dxa"/>
                <w:gridSpan w:val="2"/>
              </w:tcPr>
            </w:tcPrChange>
          </w:tcPr>
          <w:p w14:paraId="74AD4D19" w14:textId="7C68A32B" w:rsidR="00F94CDE" w:rsidRDefault="00F94CDE" w:rsidP="00D249C5">
            <w:pPr>
              <w:pStyle w:val="oancuaDanhsach"/>
              <w:ind w:left="0"/>
              <w:rPr>
                <w:ins w:id="1735" w:author="Ngoc Khai Nguyen" w:date="2019-05-29T01:35:00Z"/>
              </w:rPr>
            </w:pPr>
            <w:ins w:id="1736" w:author="Ngoc Khai Nguyen" w:date="2019-05-29T01:35:00Z">
              <w:r>
                <w:t>Int</w:t>
              </w:r>
            </w:ins>
          </w:p>
        </w:tc>
        <w:tc>
          <w:tcPr>
            <w:tcW w:w="1097" w:type="dxa"/>
            <w:tcPrChange w:id="1737" w:author="Ngọc Hiển nguyễn" w:date="2019-07-06T00:21:00Z">
              <w:tcPr>
                <w:tcW w:w="3408" w:type="dxa"/>
                <w:gridSpan w:val="2"/>
              </w:tcPr>
            </w:tcPrChange>
          </w:tcPr>
          <w:p w14:paraId="3773AFBE" w14:textId="73AFA3E0" w:rsidR="00F94CDE" w:rsidRDefault="00F94CDE" w:rsidP="00D249C5">
            <w:pPr>
              <w:pStyle w:val="oancuaDanhsach"/>
              <w:ind w:left="0"/>
              <w:rPr>
                <w:ins w:id="1738" w:author="Ngoc Khai Nguyen" w:date="2019-05-29T01:35:00Z"/>
              </w:rPr>
            </w:pPr>
            <w:proofErr w:type="spellStart"/>
            <w:ins w:id="1739" w:author="Ngoc Khai Nguyen" w:date="2019-05-29T01:35:00Z">
              <w:r>
                <w:t>Mã</w:t>
              </w:r>
              <w:proofErr w:type="spellEnd"/>
              <w:r>
                <w:t xml:space="preserve"> </w:t>
              </w:r>
              <w:proofErr w:type="spellStart"/>
              <w:r>
                <w:t>s</w:t>
              </w:r>
            </w:ins>
            <w:ins w:id="1740" w:author="Ngoc Khai Nguyen" w:date="2019-05-29T01:36:00Z">
              <w:r>
                <w:t>ách</w:t>
              </w:r>
            </w:ins>
            <w:proofErr w:type="spellEnd"/>
          </w:p>
        </w:tc>
      </w:tr>
      <w:tr w:rsidR="00F94CDE" w14:paraId="38AE7319" w14:textId="77777777" w:rsidTr="00990D7E">
        <w:trPr>
          <w:ins w:id="1741" w:author="Ngoc Khai Nguyen" w:date="2019-05-29T01:35:00Z"/>
        </w:trPr>
        <w:tc>
          <w:tcPr>
            <w:tcW w:w="2980" w:type="dxa"/>
            <w:tcPrChange w:id="1742" w:author="Ngọc Hiển nguyễn" w:date="2019-07-06T00:21:00Z">
              <w:tcPr>
                <w:tcW w:w="1571" w:type="dxa"/>
              </w:tcPr>
            </w:tcPrChange>
          </w:tcPr>
          <w:p w14:paraId="544D33DC" w14:textId="77777777" w:rsidR="00F94CDE" w:rsidRDefault="00F94CDE" w:rsidP="00D249C5">
            <w:pPr>
              <w:pStyle w:val="oancuaDanhsach"/>
              <w:ind w:left="0"/>
              <w:rPr>
                <w:ins w:id="1743" w:author="Ngoc Khai Nguyen" w:date="2019-05-29T01:35:00Z"/>
              </w:rPr>
            </w:pPr>
          </w:p>
        </w:tc>
        <w:tc>
          <w:tcPr>
            <w:tcW w:w="2442" w:type="dxa"/>
            <w:tcPrChange w:id="1744" w:author="Ngọc Hiển nguyễn" w:date="2019-07-06T00:21:00Z">
              <w:tcPr>
                <w:tcW w:w="1881" w:type="dxa"/>
                <w:gridSpan w:val="2"/>
              </w:tcPr>
            </w:tcPrChange>
          </w:tcPr>
          <w:p w14:paraId="30CB65F3" w14:textId="29FA6256" w:rsidR="00F94CDE" w:rsidRDefault="0019385D" w:rsidP="00D249C5">
            <w:pPr>
              <w:pStyle w:val="oancuaDanhsach"/>
              <w:ind w:left="0"/>
              <w:rPr>
                <w:ins w:id="1745" w:author="Ngoc Khai Nguyen" w:date="2019-05-29T01:35:00Z"/>
              </w:rPr>
            </w:pPr>
            <w:proofErr w:type="spellStart"/>
            <w:ins w:id="1746" w:author="Ngọc Hiển nguyễn" w:date="2019-07-05T23:42:00Z">
              <w:r>
                <w:t>TenSach</w:t>
              </w:r>
            </w:ins>
            <w:proofErr w:type="spellEnd"/>
            <w:ins w:id="1747" w:author="Ngoc Khai Nguyen" w:date="2019-05-29T01:35:00Z">
              <w:del w:id="1748" w:author="Ngọc Hiển nguyễn" w:date="2019-07-05T23:42:00Z">
                <w:r w:rsidR="00F94CDE" w:rsidDel="0019385D">
                  <w:delText>BookNam</w:delText>
                </w:r>
              </w:del>
              <w:del w:id="1749" w:author="Ngọc Hiển nguyễn" w:date="2019-07-05T23:41:00Z">
                <w:r w:rsidR="00F94CDE" w:rsidDel="0019385D">
                  <w:delText>e</w:delText>
                </w:r>
              </w:del>
            </w:ins>
          </w:p>
        </w:tc>
        <w:tc>
          <w:tcPr>
            <w:tcW w:w="1751" w:type="dxa"/>
            <w:tcPrChange w:id="1750" w:author="Ngọc Hiển nguyễn" w:date="2019-07-06T00:21:00Z">
              <w:tcPr>
                <w:tcW w:w="1410" w:type="dxa"/>
                <w:gridSpan w:val="2"/>
              </w:tcPr>
            </w:tcPrChange>
          </w:tcPr>
          <w:p w14:paraId="0612EBC1" w14:textId="143E8B74" w:rsidR="00F94CDE" w:rsidRDefault="00F94CDE" w:rsidP="00D249C5">
            <w:pPr>
              <w:pStyle w:val="oancuaDanhsach"/>
              <w:ind w:left="0"/>
              <w:rPr>
                <w:ins w:id="1751" w:author="Ngoc Khai Nguyen" w:date="2019-05-29T01:35:00Z"/>
              </w:rPr>
            </w:pPr>
            <w:proofErr w:type="spellStart"/>
            <w:proofErr w:type="gramStart"/>
            <w:ins w:id="1752" w:author="Ngoc Khai Nguyen" w:date="2019-05-29T01:35:00Z">
              <w:r>
                <w:t>Nvarchar</w:t>
              </w:r>
              <w:proofErr w:type="spellEnd"/>
              <w:r>
                <w:t>(</w:t>
              </w:r>
            </w:ins>
            <w:proofErr w:type="gramEnd"/>
            <w:ins w:id="1753" w:author="Ngoc Khai Nguyen" w:date="2019-05-29T01:36:00Z">
              <w:r>
                <w:t>50</w:t>
              </w:r>
            </w:ins>
            <w:ins w:id="1754" w:author="Ngoc Khai Nguyen" w:date="2019-05-29T01:35:00Z">
              <w:r>
                <w:t>)</w:t>
              </w:r>
            </w:ins>
          </w:p>
        </w:tc>
        <w:tc>
          <w:tcPr>
            <w:tcW w:w="1097" w:type="dxa"/>
            <w:tcPrChange w:id="1755" w:author="Ngọc Hiển nguyễn" w:date="2019-07-06T00:21:00Z">
              <w:tcPr>
                <w:tcW w:w="3408" w:type="dxa"/>
                <w:gridSpan w:val="2"/>
              </w:tcPr>
            </w:tcPrChange>
          </w:tcPr>
          <w:p w14:paraId="1EEB01BD" w14:textId="2C3F9832" w:rsidR="00F94CDE" w:rsidRDefault="00F94CDE" w:rsidP="00D249C5">
            <w:pPr>
              <w:pStyle w:val="oancuaDanhsach"/>
              <w:ind w:left="0"/>
              <w:rPr>
                <w:ins w:id="1756" w:author="Ngoc Khai Nguyen" w:date="2019-05-29T01:35:00Z"/>
              </w:rPr>
            </w:pPr>
            <w:proofErr w:type="spellStart"/>
            <w:ins w:id="1757" w:author="Ngoc Khai Nguyen" w:date="2019-05-29T01:36:00Z">
              <w:r>
                <w:t>Tên</w:t>
              </w:r>
            </w:ins>
            <w:proofErr w:type="spellEnd"/>
            <w:ins w:id="1758" w:author="Ngoc Khai Nguyen" w:date="2019-05-29T01:37:00Z">
              <w:r>
                <w:t xml:space="preserve"> </w:t>
              </w:r>
              <w:proofErr w:type="spellStart"/>
              <w:r>
                <w:t>sách</w:t>
              </w:r>
            </w:ins>
            <w:proofErr w:type="spellEnd"/>
          </w:p>
        </w:tc>
      </w:tr>
      <w:tr w:rsidR="00F94CDE" w14:paraId="0BB1820B" w14:textId="77777777" w:rsidTr="00990D7E">
        <w:trPr>
          <w:ins w:id="1759" w:author="Ngoc Khai Nguyen" w:date="2019-05-29T01:35:00Z"/>
        </w:trPr>
        <w:tc>
          <w:tcPr>
            <w:tcW w:w="2980" w:type="dxa"/>
            <w:tcPrChange w:id="1760" w:author="Ngọc Hiển nguyễn" w:date="2019-07-06T00:21:00Z">
              <w:tcPr>
                <w:tcW w:w="1571" w:type="dxa"/>
              </w:tcPr>
            </w:tcPrChange>
          </w:tcPr>
          <w:p w14:paraId="3E2F2E5E" w14:textId="77777777" w:rsidR="00F94CDE" w:rsidRDefault="00F94CDE" w:rsidP="00D249C5">
            <w:pPr>
              <w:pStyle w:val="oancuaDanhsach"/>
              <w:ind w:left="0"/>
              <w:rPr>
                <w:ins w:id="1761" w:author="Ngoc Khai Nguyen" w:date="2019-05-29T01:35:00Z"/>
              </w:rPr>
            </w:pPr>
          </w:p>
        </w:tc>
        <w:tc>
          <w:tcPr>
            <w:tcW w:w="2442" w:type="dxa"/>
            <w:tcPrChange w:id="1762" w:author="Ngọc Hiển nguyễn" w:date="2019-07-06T00:21:00Z">
              <w:tcPr>
                <w:tcW w:w="1881" w:type="dxa"/>
                <w:gridSpan w:val="2"/>
              </w:tcPr>
            </w:tcPrChange>
          </w:tcPr>
          <w:p w14:paraId="33129461" w14:textId="58805B76" w:rsidR="00F94CDE" w:rsidRDefault="0019385D" w:rsidP="00D249C5">
            <w:pPr>
              <w:pStyle w:val="oancuaDanhsach"/>
              <w:ind w:left="0"/>
              <w:rPr>
                <w:ins w:id="1763" w:author="Ngoc Khai Nguyen" w:date="2019-05-29T01:35:00Z"/>
              </w:rPr>
            </w:pPr>
            <w:proofErr w:type="spellStart"/>
            <w:ins w:id="1764" w:author="Ngọc Hiển nguyễn" w:date="2019-07-05T23:42:00Z">
              <w:r>
                <w:t>TheLoaiSach</w:t>
              </w:r>
            </w:ins>
            <w:proofErr w:type="spellEnd"/>
            <w:ins w:id="1765" w:author="Ngoc Khai Nguyen" w:date="2019-05-29T01:37:00Z">
              <w:del w:id="1766" w:author="Ngọc Hiển nguyễn" w:date="2019-07-05T23:42:00Z">
                <w:r w:rsidR="00F94CDE" w:rsidDel="0019385D">
                  <w:delText>CategoryId</w:delText>
                </w:r>
              </w:del>
            </w:ins>
          </w:p>
        </w:tc>
        <w:tc>
          <w:tcPr>
            <w:tcW w:w="1751" w:type="dxa"/>
            <w:tcPrChange w:id="1767" w:author="Ngọc Hiển nguyễn" w:date="2019-07-06T00:21:00Z">
              <w:tcPr>
                <w:tcW w:w="1410" w:type="dxa"/>
                <w:gridSpan w:val="2"/>
              </w:tcPr>
            </w:tcPrChange>
          </w:tcPr>
          <w:p w14:paraId="6AD32AF9" w14:textId="1978ACA6" w:rsidR="00F94CDE" w:rsidRDefault="0019385D" w:rsidP="00D249C5">
            <w:pPr>
              <w:pStyle w:val="oancuaDanhsach"/>
              <w:ind w:left="0"/>
              <w:rPr>
                <w:ins w:id="1768" w:author="Ngoc Khai Nguyen" w:date="2019-05-29T01:35:00Z"/>
              </w:rPr>
            </w:pPr>
            <w:proofErr w:type="spellStart"/>
            <w:proofErr w:type="gramStart"/>
            <w:ins w:id="1769" w:author="Ngọc Hiển nguyễn" w:date="2019-07-05T23:42:00Z">
              <w:r>
                <w:t>Nvarchar</w:t>
              </w:r>
              <w:proofErr w:type="spellEnd"/>
              <w:r>
                <w:t>(</w:t>
              </w:r>
              <w:proofErr w:type="gramEnd"/>
              <w:r>
                <w:t>50)</w:t>
              </w:r>
            </w:ins>
            <w:ins w:id="1770" w:author="Ngoc Khai Nguyen" w:date="2019-05-29T01:37:00Z">
              <w:del w:id="1771" w:author="Ngọc Hiển nguyễn" w:date="2019-07-05T23:42:00Z">
                <w:r w:rsidR="00F94CDE" w:rsidDel="0019385D">
                  <w:delText>Int</w:delText>
                </w:r>
              </w:del>
            </w:ins>
          </w:p>
        </w:tc>
        <w:tc>
          <w:tcPr>
            <w:tcW w:w="1097" w:type="dxa"/>
            <w:tcPrChange w:id="1772" w:author="Ngọc Hiển nguyễn" w:date="2019-07-06T00:21:00Z">
              <w:tcPr>
                <w:tcW w:w="3408" w:type="dxa"/>
                <w:gridSpan w:val="2"/>
              </w:tcPr>
            </w:tcPrChange>
          </w:tcPr>
          <w:p w14:paraId="42247536" w14:textId="6F0071DB" w:rsidR="00F94CDE" w:rsidRDefault="0019385D" w:rsidP="00D249C5">
            <w:pPr>
              <w:pStyle w:val="oancuaDanhsach"/>
              <w:ind w:left="0"/>
              <w:rPr>
                <w:ins w:id="1773" w:author="Ngoc Khai Nguyen" w:date="2019-05-29T01:35:00Z"/>
              </w:rPr>
            </w:pPr>
            <w:proofErr w:type="spellStart"/>
            <w:ins w:id="1774" w:author="Ngọc Hiển nguyễn" w:date="2019-07-05T23:46:00Z">
              <w:r>
                <w:t>Tên</w:t>
              </w:r>
              <w:proofErr w:type="spellEnd"/>
              <w:r>
                <w:t xml:space="preserve"> </w:t>
              </w:r>
              <w:proofErr w:type="spellStart"/>
              <w:r>
                <w:t>thể</w:t>
              </w:r>
              <w:proofErr w:type="spellEnd"/>
              <w:r>
                <w:t xml:space="preserve"> </w:t>
              </w:r>
              <w:proofErr w:type="spellStart"/>
              <w:r>
                <w:t>loại</w:t>
              </w:r>
              <w:proofErr w:type="spellEnd"/>
              <w:r>
                <w:t xml:space="preserve"> </w:t>
              </w:r>
              <w:proofErr w:type="spellStart"/>
              <w:r>
                <w:t>sách</w:t>
              </w:r>
            </w:ins>
            <w:proofErr w:type="spellEnd"/>
            <w:ins w:id="1775" w:author="Ngoc Khai Nguyen" w:date="2019-05-29T01:37:00Z">
              <w:del w:id="1776" w:author="Ngọc Hiển nguyễn" w:date="2019-07-05T23:46:00Z">
                <w:r w:rsidR="00F94CDE" w:rsidDel="0019385D">
                  <w:delText>Mã loại sách</w:delText>
                </w:r>
              </w:del>
            </w:ins>
          </w:p>
        </w:tc>
      </w:tr>
      <w:tr w:rsidR="00F94CDE" w14:paraId="27996FDE" w14:textId="77777777" w:rsidTr="00990D7E">
        <w:trPr>
          <w:ins w:id="1777" w:author="Ngoc Khai Nguyen" w:date="2019-05-29T01:37:00Z"/>
        </w:trPr>
        <w:tc>
          <w:tcPr>
            <w:tcW w:w="2980" w:type="dxa"/>
            <w:tcPrChange w:id="1778" w:author="Ngọc Hiển nguyễn" w:date="2019-07-06T00:21:00Z">
              <w:tcPr>
                <w:tcW w:w="1571" w:type="dxa"/>
              </w:tcPr>
            </w:tcPrChange>
          </w:tcPr>
          <w:p w14:paraId="6FEA6671" w14:textId="77777777" w:rsidR="00F94CDE" w:rsidRDefault="00F94CDE" w:rsidP="00D249C5">
            <w:pPr>
              <w:pStyle w:val="oancuaDanhsach"/>
              <w:ind w:left="0"/>
              <w:rPr>
                <w:ins w:id="1779" w:author="Ngoc Khai Nguyen" w:date="2019-05-29T01:37:00Z"/>
              </w:rPr>
            </w:pPr>
          </w:p>
        </w:tc>
        <w:tc>
          <w:tcPr>
            <w:tcW w:w="2442" w:type="dxa"/>
            <w:tcPrChange w:id="1780" w:author="Ngọc Hiển nguyễn" w:date="2019-07-06T00:21:00Z">
              <w:tcPr>
                <w:tcW w:w="1881" w:type="dxa"/>
                <w:gridSpan w:val="2"/>
              </w:tcPr>
            </w:tcPrChange>
          </w:tcPr>
          <w:p w14:paraId="0E68F996" w14:textId="6EDF2F55" w:rsidR="00F94CDE" w:rsidRDefault="0019385D" w:rsidP="00D249C5">
            <w:pPr>
              <w:pStyle w:val="oancuaDanhsach"/>
              <w:ind w:left="0"/>
              <w:rPr>
                <w:ins w:id="1781" w:author="Ngoc Khai Nguyen" w:date="2019-05-29T01:37:00Z"/>
              </w:rPr>
            </w:pPr>
            <w:proofErr w:type="spellStart"/>
            <w:ins w:id="1782" w:author="Ngọc Hiển nguyễn" w:date="2019-07-05T23:45:00Z">
              <w:r>
                <w:t>TacGia</w:t>
              </w:r>
            </w:ins>
            <w:proofErr w:type="spellEnd"/>
            <w:ins w:id="1783" w:author="Ngoc Khai Nguyen" w:date="2019-05-29T01:37:00Z">
              <w:del w:id="1784" w:author="Ngọc Hiển nguyễn" w:date="2019-07-05T23:45:00Z">
                <w:r w:rsidR="00F94CDE" w:rsidDel="0019385D">
                  <w:delText>Author</w:delText>
                </w:r>
              </w:del>
            </w:ins>
          </w:p>
        </w:tc>
        <w:tc>
          <w:tcPr>
            <w:tcW w:w="1751" w:type="dxa"/>
            <w:tcPrChange w:id="1785" w:author="Ngọc Hiển nguyễn" w:date="2019-07-06T00:21:00Z">
              <w:tcPr>
                <w:tcW w:w="1410" w:type="dxa"/>
                <w:gridSpan w:val="2"/>
              </w:tcPr>
            </w:tcPrChange>
          </w:tcPr>
          <w:p w14:paraId="6C3B9EC5" w14:textId="2000C7C9" w:rsidR="00F94CDE" w:rsidRDefault="00F94CDE" w:rsidP="00D249C5">
            <w:pPr>
              <w:pStyle w:val="oancuaDanhsach"/>
              <w:ind w:left="0"/>
              <w:rPr>
                <w:ins w:id="1786" w:author="Ngoc Khai Nguyen" w:date="2019-05-29T01:37:00Z"/>
              </w:rPr>
            </w:pPr>
            <w:proofErr w:type="spellStart"/>
            <w:proofErr w:type="gramStart"/>
            <w:ins w:id="1787" w:author="Ngoc Khai Nguyen" w:date="2019-05-29T01:37:00Z">
              <w:r>
                <w:t>Nvarchar</w:t>
              </w:r>
              <w:proofErr w:type="spellEnd"/>
              <w:r>
                <w:t>(</w:t>
              </w:r>
            </w:ins>
            <w:proofErr w:type="gramEnd"/>
            <w:ins w:id="1788" w:author="Ngọc Hiển nguyễn" w:date="2019-07-05T23:45:00Z">
              <w:r w:rsidR="0019385D">
                <w:t>5</w:t>
              </w:r>
            </w:ins>
            <w:ins w:id="1789" w:author="Ngoc Khai Nguyen" w:date="2019-05-29T01:37:00Z">
              <w:del w:id="1790" w:author="Ngọc Hiển nguyễn" w:date="2019-07-05T23:45:00Z">
                <w:r w:rsidDel="0019385D">
                  <w:delText>3</w:delText>
                </w:r>
              </w:del>
              <w:r>
                <w:t>0)</w:t>
              </w:r>
            </w:ins>
          </w:p>
        </w:tc>
        <w:tc>
          <w:tcPr>
            <w:tcW w:w="1097" w:type="dxa"/>
            <w:tcPrChange w:id="1791" w:author="Ngọc Hiển nguyễn" w:date="2019-07-06T00:21:00Z">
              <w:tcPr>
                <w:tcW w:w="3408" w:type="dxa"/>
                <w:gridSpan w:val="2"/>
              </w:tcPr>
            </w:tcPrChange>
          </w:tcPr>
          <w:p w14:paraId="4646DD02" w14:textId="182BAB7A" w:rsidR="00F94CDE" w:rsidRDefault="00F94CDE" w:rsidP="00D249C5">
            <w:pPr>
              <w:pStyle w:val="oancuaDanhsach"/>
              <w:ind w:left="0"/>
              <w:rPr>
                <w:ins w:id="1792" w:author="Ngoc Khai Nguyen" w:date="2019-05-29T01:37:00Z"/>
              </w:rPr>
            </w:pPr>
            <w:proofErr w:type="spellStart"/>
            <w:ins w:id="1793" w:author="Ngoc Khai Nguyen" w:date="2019-05-29T01:37:00Z">
              <w:r>
                <w:t>Tên</w:t>
              </w:r>
              <w:proofErr w:type="spellEnd"/>
              <w:r>
                <w:t xml:space="preserve"> </w:t>
              </w:r>
              <w:proofErr w:type="spellStart"/>
              <w:r>
                <w:t>tác</w:t>
              </w:r>
              <w:proofErr w:type="spellEnd"/>
              <w:r>
                <w:t xml:space="preserve"> </w:t>
              </w:r>
              <w:proofErr w:type="spellStart"/>
              <w:r>
                <w:t>giả</w:t>
              </w:r>
              <w:proofErr w:type="spellEnd"/>
            </w:ins>
          </w:p>
        </w:tc>
      </w:tr>
      <w:tr w:rsidR="0019385D" w14:paraId="085E18D4" w14:textId="77777777" w:rsidTr="00990D7E">
        <w:trPr>
          <w:ins w:id="1794" w:author="Ngọc Hiển nguyễn" w:date="2019-07-05T23:46:00Z"/>
        </w:trPr>
        <w:tc>
          <w:tcPr>
            <w:tcW w:w="2980" w:type="dxa"/>
            <w:tcPrChange w:id="1795" w:author="Ngọc Hiển nguyễn" w:date="2019-07-06T00:21:00Z">
              <w:tcPr>
                <w:tcW w:w="1571" w:type="dxa"/>
              </w:tcPr>
            </w:tcPrChange>
          </w:tcPr>
          <w:p w14:paraId="7E03F9AC" w14:textId="77777777" w:rsidR="0019385D" w:rsidRDefault="0019385D" w:rsidP="00D249C5">
            <w:pPr>
              <w:pStyle w:val="oancuaDanhsach"/>
              <w:ind w:left="0"/>
              <w:rPr>
                <w:ins w:id="1796" w:author="Ngọc Hiển nguyễn" w:date="2019-07-05T23:46:00Z"/>
              </w:rPr>
            </w:pPr>
          </w:p>
        </w:tc>
        <w:tc>
          <w:tcPr>
            <w:tcW w:w="2442" w:type="dxa"/>
            <w:tcPrChange w:id="1797" w:author="Ngọc Hiển nguyễn" w:date="2019-07-06T00:21:00Z">
              <w:tcPr>
                <w:tcW w:w="1881" w:type="dxa"/>
                <w:gridSpan w:val="2"/>
              </w:tcPr>
            </w:tcPrChange>
          </w:tcPr>
          <w:p w14:paraId="798E29A0" w14:textId="1C611E3E" w:rsidR="0019385D" w:rsidRDefault="0019385D" w:rsidP="00D249C5">
            <w:pPr>
              <w:pStyle w:val="oancuaDanhsach"/>
              <w:ind w:left="0"/>
              <w:rPr>
                <w:ins w:id="1798" w:author="Ngọc Hiển nguyễn" w:date="2019-07-05T23:46:00Z"/>
              </w:rPr>
            </w:pPr>
            <w:proofErr w:type="spellStart"/>
            <w:ins w:id="1799" w:author="Ngọc Hiển nguyễn" w:date="2019-07-05T23:46:00Z">
              <w:r>
                <w:t>NhaXuatBan</w:t>
              </w:r>
              <w:proofErr w:type="spellEnd"/>
            </w:ins>
          </w:p>
        </w:tc>
        <w:tc>
          <w:tcPr>
            <w:tcW w:w="1751" w:type="dxa"/>
            <w:tcPrChange w:id="1800" w:author="Ngọc Hiển nguyễn" w:date="2019-07-06T00:21:00Z">
              <w:tcPr>
                <w:tcW w:w="1410" w:type="dxa"/>
                <w:gridSpan w:val="2"/>
              </w:tcPr>
            </w:tcPrChange>
          </w:tcPr>
          <w:p w14:paraId="5DDFDFED" w14:textId="2C555C28" w:rsidR="0019385D" w:rsidRDefault="0019385D" w:rsidP="00D249C5">
            <w:pPr>
              <w:pStyle w:val="oancuaDanhsach"/>
              <w:ind w:left="0"/>
              <w:rPr>
                <w:ins w:id="1801" w:author="Ngọc Hiển nguyễn" w:date="2019-07-05T23:46:00Z"/>
              </w:rPr>
            </w:pPr>
            <w:proofErr w:type="spellStart"/>
            <w:proofErr w:type="gramStart"/>
            <w:ins w:id="1802" w:author="Ngọc Hiển nguyễn" w:date="2019-07-05T23:46:00Z">
              <w:r>
                <w:t>Nvarchar</w:t>
              </w:r>
              <w:proofErr w:type="spellEnd"/>
              <w:r>
                <w:t>(</w:t>
              </w:r>
              <w:proofErr w:type="gramEnd"/>
              <w:r>
                <w:t>50)</w:t>
              </w:r>
            </w:ins>
          </w:p>
        </w:tc>
        <w:tc>
          <w:tcPr>
            <w:tcW w:w="1097" w:type="dxa"/>
            <w:tcPrChange w:id="1803" w:author="Ngọc Hiển nguyễn" w:date="2019-07-06T00:21:00Z">
              <w:tcPr>
                <w:tcW w:w="3408" w:type="dxa"/>
                <w:gridSpan w:val="2"/>
              </w:tcPr>
            </w:tcPrChange>
          </w:tcPr>
          <w:p w14:paraId="709E6A3A" w14:textId="045A005B" w:rsidR="0019385D" w:rsidRDefault="0019385D" w:rsidP="00D249C5">
            <w:pPr>
              <w:pStyle w:val="oancuaDanhsach"/>
              <w:ind w:left="0"/>
              <w:rPr>
                <w:ins w:id="1804" w:author="Ngọc Hiển nguyễn" w:date="2019-07-05T23:46:00Z"/>
              </w:rPr>
            </w:pPr>
            <w:proofErr w:type="spellStart"/>
            <w:ins w:id="1805" w:author="Ngọc Hiển nguyễn" w:date="2019-07-05T23:46:00Z">
              <w:r>
                <w:t>Tên</w:t>
              </w:r>
              <w:proofErr w:type="spellEnd"/>
              <w:r>
                <w:t xml:space="preserve"> </w:t>
              </w:r>
              <w:proofErr w:type="spellStart"/>
              <w:r>
                <w:t>nhà</w:t>
              </w:r>
              <w:proofErr w:type="spellEnd"/>
              <w:r>
                <w:t xml:space="preserve"> </w:t>
              </w:r>
              <w:proofErr w:type="spellStart"/>
              <w:r>
                <w:t>xuất</w:t>
              </w:r>
              <w:proofErr w:type="spellEnd"/>
              <w:r>
                <w:t xml:space="preserve"> </w:t>
              </w:r>
              <w:proofErr w:type="spellStart"/>
              <w:r>
                <w:t>bản</w:t>
              </w:r>
              <w:proofErr w:type="spellEnd"/>
            </w:ins>
          </w:p>
        </w:tc>
      </w:tr>
      <w:tr w:rsidR="00F94CDE" w14:paraId="62C2BC54" w14:textId="77777777" w:rsidTr="00990D7E">
        <w:trPr>
          <w:ins w:id="1806" w:author="Ngoc Khai Nguyen" w:date="2019-05-29T01:37:00Z"/>
        </w:trPr>
        <w:tc>
          <w:tcPr>
            <w:tcW w:w="2980" w:type="dxa"/>
            <w:tcPrChange w:id="1807" w:author="Ngọc Hiển nguyễn" w:date="2019-07-06T00:21:00Z">
              <w:tcPr>
                <w:tcW w:w="1571" w:type="dxa"/>
              </w:tcPr>
            </w:tcPrChange>
          </w:tcPr>
          <w:p w14:paraId="73DCE07E" w14:textId="77777777" w:rsidR="00F94CDE" w:rsidRDefault="00F94CDE" w:rsidP="00D249C5">
            <w:pPr>
              <w:pStyle w:val="oancuaDanhsach"/>
              <w:ind w:left="0"/>
              <w:rPr>
                <w:ins w:id="1808" w:author="Ngoc Khai Nguyen" w:date="2019-05-29T01:37:00Z"/>
              </w:rPr>
            </w:pPr>
          </w:p>
        </w:tc>
        <w:tc>
          <w:tcPr>
            <w:tcW w:w="2442" w:type="dxa"/>
            <w:tcPrChange w:id="1809" w:author="Ngọc Hiển nguyễn" w:date="2019-07-06T00:21:00Z">
              <w:tcPr>
                <w:tcW w:w="1881" w:type="dxa"/>
                <w:gridSpan w:val="2"/>
              </w:tcPr>
            </w:tcPrChange>
          </w:tcPr>
          <w:p w14:paraId="7B9D293F" w14:textId="019F2DF5" w:rsidR="00F94CDE" w:rsidRDefault="0019385D" w:rsidP="00D249C5">
            <w:pPr>
              <w:pStyle w:val="oancuaDanhsach"/>
              <w:ind w:left="0"/>
              <w:rPr>
                <w:ins w:id="1810" w:author="Ngoc Khai Nguyen" w:date="2019-05-29T01:37:00Z"/>
              </w:rPr>
            </w:pPr>
            <w:proofErr w:type="spellStart"/>
            <w:ins w:id="1811" w:author="Ngọc Hiển nguyễn" w:date="2019-07-05T23:49:00Z">
              <w:r>
                <w:t>GiaBan</w:t>
              </w:r>
            </w:ins>
            <w:proofErr w:type="spellEnd"/>
            <w:ins w:id="1812" w:author="Ngoc Khai Nguyen" w:date="2019-05-29T01:37:00Z">
              <w:del w:id="1813" w:author="Ngọc Hiển nguyễn" w:date="2019-07-05T23:49:00Z">
                <w:r w:rsidR="00F94CDE" w:rsidDel="0019385D">
                  <w:delText>Price</w:delText>
                </w:r>
              </w:del>
            </w:ins>
          </w:p>
        </w:tc>
        <w:tc>
          <w:tcPr>
            <w:tcW w:w="1751" w:type="dxa"/>
            <w:tcPrChange w:id="1814" w:author="Ngọc Hiển nguyễn" w:date="2019-07-06T00:21:00Z">
              <w:tcPr>
                <w:tcW w:w="1410" w:type="dxa"/>
                <w:gridSpan w:val="2"/>
              </w:tcPr>
            </w:tcPrChange>
          </w:tcPr>
          <w:p w14:paraId="5744503E" w14:textId="5602D05A" w:rsidR="00F94CDE" w:rsidRDefault="00F94CDE" w:rsidP="00D249C5">
            <w:pPr>
              <w:pStyle w:val="oancuaDanhsach"/>
              <w:ind w:left="0"/>
              <w:rPr>
                <w:ins w:id="1815" w:author="Ngoc Khai Nguyen" w:date="2019-05-29T01:37:00Z"/>
              </w:rPr>
            </w:pPr>
            <w:ins w:id="1816" w:author="Ngoc Khai Nguyen" w:date="2019-05-29T01:37:00Z">
              <w:r>
                <w:t>Int</w:t>
              </w:r>
            </w:ins>
          </w:p>
        </w:tc>
        <w:tc>
          <w:tcPr>
            <w:tcW w:w="1097" w:type="dxa"/>
            <w:tcPrChange w:id="1817" w:author="Ngọc Hiển nguyễn" w:date="2019-07-06T00:21:00Z">
              <w:tcPr>
                <w:tcW w:w="3408" w:type="dxa"/>
                <w:gridSpan w:val="2"/>
              </w:tcPr>
            </w:tcPrChange>
          </w:tcPr>
          <w:p w14:paraId="72C74C30" w14:textId="06B4E5F0" w:rsidR="00F94CDE" w:rsidRDefault="00F94CDE" w:rsidP="00D249C5">
            <w:pPr>
              <w:pStyle w:val="oancuaDanhsach"/>
              <w:ind w:left="0"/>
              <w:rPr>
                <w:ins w:id="1818" w:author="Ngoc Khai Nguyen" w:date="2019-05-29T01:37:00Z"/>
              </w:rPr>
            </w:pPr>
            <w:proofErr w:type="spellStart"/>
            <w:ins w:id="1819" w:author="Ngoc Khai Nguyen" w:date="2019-05-29T01:37:00Z">
              <w:r>
                <w:t>Giá</w:t>
              </w:r>
              <w:proofErr w:type="spellEnd"/>
              <w:r>
                <w:t xml:space="preserve"> </w:t>
              </w:r>
              <w:proofErr w:type="spellStart"/>
              <w:r>
                <w:t>bán</w:t>
              </w:r>
              <w:proofErr w:type="spellEnd"/>
            </w:ins>
          </w:p>
        </w:tc>
      </w:tr>
      <w:tr w:rsidR="00F94CDE" w14:paraId="07642217" w14:textId="77777777" w:rsidTr="00990D7E">
        <w:trPr>
          <w:ins w:id="1820" w:author="Ngoc Khai Nguyen" w:date="2019-05-29T01:37:00Z"/>
        </w:trPr>
        <w:tc>
          <w:tcPr>
            <w:tcW w:w="2980" w:type="dxa"/>
            <w:tcPrChange w:id="1821" w:author="Ngọc Hiển nguyễn" w:date="2019-07-06T00:21:00Z">
              <w:tcPr>
                <w:tcW w:w="1571" w:type="dxa"/>
              </w:tcPr>
            </w:tcPrChange>
          </w:tcPr>
          <w:p w14:paraId="504B16B5" w14:textId="77777777" w:rsidR="00F94CDE" w:rsidRDefault="00F94CDE" w:rsidP="00D249C5">
            <w:pPr>
              <w:pStyle w:val="oancuaDanhsach"/>
              <w:ind w:left="0"/>
              <w:rPr>
                <w:ins w:id="1822" w:author="Ngoc Khai Nguyen" w:date="2019-05-29T01:37:00Z"/>
              </w:rPr>
            </w:pPr>
          </w:p>
        </w:tc>
        <w:tc>
          <w:tcPr>
            <w:tcW w:w="2442" w:type="dxa"/>
            <w:tcPrChange w:id="1823" w:author="Ngọc Hiển nguyễn" w:date="2019-07-06T00:21:00Z">
              <w:tcPr>
                <w:tcW w:w="1881" w:type="dxa"/>
                <w:gridSpan w:val="2"/>
              </w:tcPr>
            </w:tcPrChange>
          </w:tcPr>
          <w:p w14:paraId="6BB303A7" w14:textId="12009747" w:rsidR="00F94CDE" w:rsidRDefault="0019385D" w:rsidP="00D249C5">
            <w:pPr>
              <w:pStyle w:val="oancuaDanhsach"/>
              <w:ind w:left="0"/>
              <w:rPr>
                <w:ins w:id="1824" w:author="Ngoc Khai Nguyen" w:date="2019-05-29T01:37:00Z"/>
              </w:rPr>
            </w:pPr>
            <w:proofErr w:type="spellStart"/>
            <w:ins w:id="1825" w:author="Ngọc Hiển nguyễn" w:date="2019-07-05T23:49:00Z">
              <w:r>
                <w:t>SoLuongTon</w:t>
              </w:r>
            </w:ins>
            <w:proofErr w:type="spellEnd"/>
            <w:ins w:id="1826" w:author="Ngoc Khai Nguyen" w:date="2019-05-29T01:38:00Z">
              <w:del w:id="1827" w:author="Ngọc Hiển nguyễn" w:date="2019-07-05T23:49:00Z">
                <w:r w:rsidR="00F94CDE" w:rsidDel="0019385D">
                  <w:delText>InveCount</w:delText>
                </w:r>
              </w:del>
            </w:ins>
          </w:p>
        </w:tc>
        <w:tc>
          <w:tcPr>
            <w:tcW w:w="1751" w:type="dxa"/>
            <w:tcPrChange w:id="1828" w:author="Ngọc Hiển nguyễn" w:date="2019-07-06T00:21:00Z">
              <w:tcPr>
                <w:tcW w:w="1410" w:type="dxa"/>
                <w:gridSpan w:val="2"/>
              </w:tcPr>
            </w:tcPrChange>
          </w:tcPr>
          <w:p w14:paraId="4DA01F12" w14:textId="7EA990B3" w:rsidR="00F94CDE" w:rsidRDefault="00F94CDE" w:rsidP="00D249C5">
            <w:pPr>
              <w:pStyle w:val="oancuaDanhsach"/>
              <w:ind w:left="0"/>
              <w:rPr>
                <w:ins w:id="1829" w:author="Ngoc Khai Nguyen" w:date="2019-05-29T01:37:00Z"/>
              </w:rPr>
            </w:pPr>
            <w:ins w:id="1830" w:author="Ngoc Khai Nguyen" w:date="2019-05-29T01:38:00Z">
              <w:r>
                <w:t>Int</w:t>
              </w:r>
            </w:ins>
          </w:p>
        </w:tc>
        <w:tc>
          <w:tcPr>
            <w:tcW w:w="1097" w:type="dxa"/>
            <w:tcPrChange w:id="1831" w:author="Ngọc Hiển nguyễn" w:date="2019-07-06T00:21:00Z">
              <w:tcPr>
                <w:tcW w:w="3408" w:type="dxa"/>
                <w:gridSpan w:val="2"/>
              </w:tcPr>
            </w:tcPrChange>
          </w:tcPr>
          <w:p w14:paraId="12D4C3B1" w14:textId="1DAEF47F" w:rsidR="00F94CDE" w:rsidRDefault="00F94CDE" w:rsidP="00D249C5">
            <w:pPr>
              <w:pStyle w:val="oancuaDanhsach"/>
              <w:ind w:left="0"/>
              <w:rPr>
                <w:ins w:id="1832" w:author="Ngoc Khai Nguyen" w:date="2019-05-29T01:37:00Z"/>
              </w:rPr>
            </w:pPr>
            <w:proofErr w:type="spellStart"/>
            <w:ins w:id="1833" w:author="Ngoc Khai Nguyen" w:date="2019-05-29T01:38:00Z">
              <w:r>
                <w:t>Số</w:t>
              </w:r>
              <w:proofErr w:type="spellEnd"/>
              <w:r>
                <w:t xml:space="preserve"> </w:t>
              </w:r>
              <w:proofErr w:type="spellStart"/>
              <w:r>
                <w:t>lượng</w:t>
              </w:r>
              <w:proofErr w:type="spellEnd"/>
              <w:r>
                <w:t xml:space="preserve"> </w:t>
              </w:r>
              <w:proofErr w:type="spellStart"/>
              <w:r>
                <w:t>sách</w:t>
              </w:r>
              <w:proofErr w:type="spellEnd"/>
              <w:r>
                <w:t xml:space="preserve"> </w:t>
              </w:r>
              <w:proofErr w:type="spellStart"/>
              <w:r>
                <w:t>tồn</w:t>
              </w:r>
            </w:ins>
            <w:proofErr w:type="spellEnd"/>
          </w:p>
        </w:tc>
      </w:tr>
      <w:tr w:rsidR="00D14140" w:rsidDel="0019385D" w14:paraId="4BB5FEE2" w14:textId="68F3F85B" w:rsidTr="00990D7E">
        <w:trPr>
          <w:ins w:id="1834" w:author="Ngoc Khai Nguyen" w:date="2019-05-29T01:54:00Z"/>
          <w:del w:id="1835" w:author="Ngọc Hiển nguyễn" w:date="2019-07-05T23:50:00Z"/>
        </w:trPr>
        <w:tc>
          <w:tcPr>
            <w:tcW w:w="2980" w:type="dxa"/>
            <w:tcPrChange w:id="1836" w:author="Ngọc Hiển nguyễn" w:date="2019-07-06T00:21:00Z">
              <w:tcPr>
                <w:tcW w:w="1571" w:type="dxa"/>
              </w:tcPr>
            </w:tcPrChange>
          </w:tcPr>
          <w:p w14:paraId="242A4A41" w14:textId="7B082362" w:rsidR="00D14140" w:rsidDel="0019385D" w:rsidRDefault="00D14140" w:rsidP="00D249C5">
            <w:pPr>
              <w:pStyle w:val="oancuaDanhsach"/>
              <w:ind w:left="0"/>
              <w:rPr>
                <w:ins w:id="1837" w:author="Ngoc Khai Nguyen" w:date="2019-05-29T01:54:00Z"/>
                <w:del w:id="1838" w:author="Ngọc Hiển nguyễn" w:date="2019-07-05T23:50:00Z"/>
              </w:rPr>
            </w:pPr>
            <w:ins w:id="1839" w:author="Ngoc Khai Nguyen" w:date="2019-05-29T01:54:00Z">
              <w:del w:id="1840" w:author="Ngọc Hiển nguyễn" w:date="2019-07-05T23:50:00Z">
                <w:r w:rsidDel="0019385D">
                  <w:delText>C</w:delText>
                </w:r>
              </w:del>
            </w:ins>
            <w:ins w:id="1841" w:author="Ngoc Khai Nguyen" w:date="2019-05-29T01:55:00Z">
              <w:del w:id="1842" w:author="Ngọc Hiển nguyễn" w:date="2019-07-05T23:50:00Z">
                <w:r w:rsidDel="0019385D">
                  <w:delText>ATEGORY</w:delText>
                </w:r>
              </w:del>
            </w:ins>
          </w:p>
        </w:tc>
        <w:tc>
          <w:tcPr>
            <w:tcW w:w="2442" w:type="dxa"/>
            <w:tcPrChange w:id="1843" w:author="Ngọc Hiển nguyễn" w:date="2019-07-06T00:21:00Z">
              <w:tcPr>
                <w:tcW w:w="1881" w:type="dxa"/>
                <w:gridSpan w:val="2"/>
              </w:tcPr>
            </w:tcPrChange>
          </w:tcPr>
          <w:p w14:paraId="056F6F1E" w14:textId="45CE1CD8" w:rsidR="00D14140" w:rsidDel="0019385D" w:rsidRDefault="00D14140" w:rsidP="00D249C5">
            <w:pPr>
              <w:pStyle w:val="oancuaDanhsach"/>
              <w:ind w:left="0"/>
              <w:rPr>
                <w:ins w:id="1844" w:author="Ngoc Khai Nguyen" w:date="2019-05-29T01:54:00Z"/>
                <w:del w:id="1845" w:author="Ngọc Hiển nguyễn" w:date="2019-07-05T23:50:00Z"/>
              </w:rPr>
            </w:pPr>
            <w:ins w:id="1846" w:author="Ngoc Khai Nguyen" w:date="2019-05-29T01:55:00Z">
              <w:del w:id="1847" w:author="Ngọc Hiển nguyễn" w:date="2019-07-05T23:50:00Z">
                <w:r w:rsidDel="0019385D">
                  <w:delText>CategoryId</w:delText>
                </w:r>
              </w:del>
            </w:ins>
          </w:p>
        </w:tc>
        <w:tc>
          <w:tcPr>
            <w:tcW w:w="1751" w:type="dxa"/>
            <w:tcPrChange w:id="1848" w:author="Ngọc Hiển nguyễn" w:date="2019-07-06T00:21:00Z">
              <w:tcPr>
                <w:tcW w:w="1410" w:type="dxa"/>
                <w:gridSpan w:val="2"/>
              </w:tcPr>
            </w:tcPrChange>
          </w:tcPr>
          <w:p w14:paraId="1F067AA9" w14:textId="10195F13" w:rsidR="00D14140" w:rsidDel="0019385D" w:rsidRDefault="00D14140" w:rsidP="00D249C5">
            <w:pPr>
              <w:pStyle w:val="oancuaDanhsach"/>
              <w:ind w:left="0"/>
              <w:rPr>
                <w:ins w:id="1849" w:author="Ngoc Khai Nguyen" w:date="2019-05-29T01:54:00Z"/>
                <w:del w:id="1850" w:author="Ngọc Hiển nguyễn" w:date="2019-07-05T23:50:00Z"/>
              </w:rPr>
            </w:pPr>
            <w:ins w:id="1851" w:author="Ngoc Khai Nguyen" w:date="2019-05-29T01:55:00Z">
              <w:del w:id="1852" w:author="Ngọc Hiển nguyễn" w:date="2019-07-05T23:50:00Z">
                <w:r w:rsidDel="0019385D">
                  <w:delText>Int</w:delText>
                </w:r>
              </w:del>
            </w:ins>
          </w:p>
        </w:tc>
        <w:tc>
          <w:tcPr>
            <w:tcW w:w="1097" w:type="dxa"/>
            <w:tcPrChange w:id="1853" w:author="Ngọc Hiển nguyễn" w:date="2019-07-06T00:21:00Z">
              <w:tcPr>
                <w:tcW w:w="3408" w:type="dxa"/>
                <w:gridSpan w:val="2"/>
              </w:tcPr>
            </w:tcPrChange>
          </w:tcPr>
          <w:p w14:paraId="569C780A" w14:textId="3DBF24CF" w:rsidR="00D14140" w:rsidDel="0019385D" w:rsidRDefault="00D14140" w:rsidP="00D249C5">
            <w:pPr>
              <w:pStyle w:val="oancuaDanhsach"/>
              <w:ind w:left="0"/>
              <w:rPr>
                <w:ins w:id="1854" w:author="Ngoc Khai Nguyen" w:date="2019-05-29T01:54:00Z"/>
                <w:del w:id="1855" w:author="Ngọc Hiển nguyễn" w:date="2019-07-05T23:50:00Z"/>
              </w:rPr>
            </w:pPr>
            <w:ins w:id="1856" w:author="Ngoc Khai Nguyen" w:date="2019-05-29T01:55:00Z">
              <w:del w:id="1857" w:author="Ngọc Hiển nguyễn" w:date="2019-07-05T23:50:00Z">
                <w:r w:rsidDel="0019385D">
                  <w:delText>Mã loại sách</w:delText>
                </w:r>
              </w:del>
            </w:ins>
          </w:p>
        </w:tc>
      </w:tr>
      <w:tr w:rsidR="00D14140" w:rsidDel="0019385D" w14:paraId="679BBDD7" w14:textId="3839A19F" w:rsidTr="00990D7E">
        <w:trPr>
          <w:ins w:id="1858" w:author="Ngoc Khai Nguyen" w:date="2019-05-29T01:54:00Z"/>
          <w:del w:id="1859" w:author="Ngọc Hiển nguyễn" w:date="2019-07-05T23:50:00Z"/>
        </w:trPr>
        <w:tc>
          <w:tcPr>
            <w:tcW w:w="2980" w:type="dxa"/>
            <w:tcPrChange w:id="1860" w:author="Ngọc Hiển nguyễn" w:date="2019-07-06T00:21:00Z">
              <w:tcPr>
                <w:tcW w:w="1571" w:type="dxa"/>
              </w:tcPr>
            </w:tcPrChange>
          </w:tcPr>
          <w:p w14:paraId="14F4045B" w14:textId="728BAF1F" w:rsidR="00D14140" w:rsidDel="0019385D" w:rsidRDefault="00D14140" w:rsidP="00D249C5">
            <w:pPr>
              <w:pStyle w:val="oancuaDanhsach"/>
              <w:ind w:left="0"/>
              <w:rPr>
                <w:ins w:id="1861" w:author="Ngoc Khai Nguyen" w:date="2019-05-29T01:54:00Z"/>
                <w:del w:id="1862" w:author="Ngọc Hiển nguyễn" w:date="2019-07-05T23:50:00Z"/>
              </w:rPr>
            </w:pPr>
          </w:p>
        </w:tc>
        <w:tc>
          <w:tcPr>
            <w:tcW w:w="2442" w:type="dxa"/>
            <w:tcPrChange w:id="1863" w:author="Ngọc Hiển nguyễn" w:date="2019-07-06T00:21:00Z">
              <w:tcPr>
                <w:tcW w:w="1881" w:type="dxa"/>
                <w:gridSpan w:val="2"/>
              </w:tcPr>
            </w:tcPrChange>
          </w:tcPr>
          <w:p w14:paraId="7057E44F" w14:textId="2C390932" w:rsidR="00D14140" w:rsidDel="0019385D" w:rsidRDefault="00D14140" w:rsidP="00D249C5">
            <w:pPr>
              <w:pStyle w:val="oancuaDanhsach"/>
              <w:ind w:left="0"/>
              <w:rPr>
                <w:ins w:id="1864" w:author="Ngoc Khai Nguyen" w:date="2019-05-29T01:54:00Z"/>
                <w:del w:id="1865" w:author="Ngọc Hiển nguyễn" w:date="2019-07-05T23:50:00Z"/>
              </w:rPr>
            </w:pPr>
            <w:ins w:id="1866" w:author="Ngoc Khai Nguyen" w:date="2019-05-29T01:55:00Z">
              <w:del w:id="1867" w:author="Ngọc Hiển nguyễn" w:date="2019-07-05T23:50:00Z">
                <w:r w:rsidDel="0019385D">
                  <w:delText>CategoryName</w:delText>
                </w:r>
              </w:del>
            </w:ins>
          </w:p>
        </w:tc>
        <w:tc>
          <w:tcPr>
            <w:tcW w:w="1751" w:type="dxa"/>
            <w:tcPrChange w:id="1868" w:author="Ngọc Hiển nguyễn" w:date="2019-07-06T00:21:00Z">
              <w:tcPr>
                <w:tcW w:w="1410" w:type="dxa"/>
                <w:gridSpan w:val="2"/>
              </w:tcPr>
            </w:tcPrChange>
          </w:tcPr>
          <w:p w14:paraId="76DE8EF3" w14:textId="7CDABB7D" w:rsidR="00D14140" w:rsidDel="0019385D" w:rsidRDefault="00D14140" w:rsidP="00D249C5">
            <w:pPr>
              <w:pStyle w:val="oancuaDanhsach"/>
              <w:ind w:left="0"/>
              <w:rPr>
                <w:ins w:id="1869" w:author="Ngoc Khai Nguyen" w:date="2019-05-29T01:54:00Z"/>
                <w:del w:id="1870" w:author="Ngọc Hiển nguyễn" w:date="2019-07-05T23:50:00Z"/>
              </w:rPr>
            </w:pPr>
            <w:ins w:id="1871" w:author="Ngoc Khai Nguyen" w:date="2019-05-29T01:55:00Z">
              <w:del w:id="1872" w:author="Ngọc Hiển nguyễn" w:date="2019-07-05T23:50:00Z">
                <w:r w:rsidDel="0019385D">
                  <w:delText>Int</w:delText>
                </w:r>
              </w:del>
            </w:ins>
          </w:p>
        </w:tc>
        <w:tc>
          <w:tcPr>
            <w:tcW w:w="1097" w:type="dxa"/>
            <w:tcPrChange w:id="1873" w:author="Ngọc Hiển nguyễn" w:date="2019-07-06T00:21:00Z">
              <w:tcPr>
                <w:tcW w:w="3408" w:type="dxa"/>
                <w:gridSpan w:val="2"/>
              </w:tcPr>
            </w:tcPrChange>
          </w:tcPr>
          <w:p w14:paraId="531F01FA" w14:textId="611D32FB" w:rsidR="00D14140" w:rsidDel="0019385D" w:rsidRDefault="00D14140" w:rsidP="00D249C5">
            <w:pPr>
              <w:pStyle w:val="oancuaDanhsach"/>
              <w:ind w:left="0"/>
              <w:rPr>
                <w:ins w:id="1874" w:author="Ngoc Khai Nguyen" w:date="2019-05-29T01:54:00Z"/>
                <w:del w:id="1875" w:author="Ngọc Hiển nguyễn" w:date="2019-07-05T23:50:00Z"/>
              </w:rPr>
            </w:pPr>
            <w:ins w:id="1876" w:author="Ngoc Khai Nguyen" w:date="2019-05-29T01:55:00Z">
              <w:del w:id="1877" w:author="Ngọc Hiển nguyễn" w:date="2019-07-05T23:50:00Z">
                <w:r w:rsidDel="0019385D">
                  <w:delText>Tên loại sách</w:delText>
                </w:r>
              </w:del>
            </w:ins>
          </w:p>
        </w:tc>
      </w:tr>
      <w:tr w:rsidR="00D14140" w14:paraId="265DF998" w14:textId="77777777" w:rsidTr="00990D7E">
        <w:trPr>
          <w:ins w:id="1878" w:author="Ngoc Khai Nguyen" w:date="2019-05-29T01:38:00Z"/>
        </w:trPr>
        <w:tc>
          <w:tcPr>
            <w:tcW w:w="2980" w:type="dxa"/>
            <w:tcPrChange w:id="1879" w:author="Ngọc Hiển nguyễn" w:date="2019-07-06T00:21:00Z">
              <w:tcPr>
                <w:tcW w:w="1571" w:type="dxa"/>
              </w:tcPr>
            </w:tcPrChange>
          </w:tcPr>
          <w:p w14:paraId="21455FD0" w14:textId="6CC4524C" w:rsidR="00D14140" w:rsidRDefault="0019385D" w:rsidP="00D14140">
            <w:pPr>
              <w:pStyle w:val="oancuaDanhsach"/>
              <w:ind w:left="0"/>
              <w:rPr>
                <w:ins w:id="1880" w:author="Ngoc Khai Nguyen" w:date="2019-05-29T01:38:00Z"/>
              </w:rPr>
            </w:pPr>
            <w:proofErr w:type="spellStart"/>
            <w:ins w:id="1881" w:author="Ngọc Hiển nguyễn" w:date="2019-07-05T23:50:00Z">
              <w:r>
                <w:t>KhachHang</w:t>
              </w:r>
            </w:ins>
            <w:proofErr w:type="spellEnd"/>
            <w:ins w:id="1882" w:author="Ngoc Khai Nguyen" w:date="2019-05-29T01:38:00Z">
              <w:del w:id="1883" w:author="Ngọc Hiển nguyễn" w:date="2019-07-05T23:50:00Z">
                <w:r w:rsidR="00D14140" w:rsidDel="0019385D">
                  <w:delText>CUSTOMER</w:delText>
                </w:r>
              </w:del>
            </w:ins>
          </w:p>
        </w:tc>
        <w:tc>
          <w:tcPr>
            <w:tcW w:w="2442" w:type="dxa"/>
            <w:tcPrChange w:id="1884" w:author="Ngọc Hiển nguyễn" w:date="2019-07-06T00:21:00Z">
              <w:tcPr>
                <w:tcW w:w="1881" w:type="dxa"/>
                <w:gridSpan w:val="2"/>
              </w:tcPr>
            </w:tcPrChange>
          </w:tcPr>
          <w:p w14:paraId="7D796389" w14:textId="0E20008F" w:rsidR="00D14140" w:rsidRDefault="0019385D" w:rsidP="00D14140">
            <w:pPr>
              <w:pStyle w:val="oancuaDanhsach"/>
              <w:ind w:left="0"/>
              <w:rPr>
                <w:ins w:id="1885" w:author="Ngoc Khai Nguyen" w:date="2019-05-29T01:38:00Z"/>
              </w:rPr>
            </w:pPr>
            <w:proofErr w:type="spellStart"/>
            <w:ins w:id="1886" w:author="Ngọc Hiển nguyễn" w:date="2019-07-05T23:50:00Z">
              <w:r>
                <w:t>MaKH</w:t>
              </w:r>
            </w:ins>
            <w:proofErr w:type="spellEnd"/>
            <w:ins w:id="1887" w:author="Ngoc Khai Nguyen" w:date="2019-05-29T01:38:00Z">
              <w:del w:id="1888" w:author="Ngọc Hiển nguyễn" w:date="2019-07-05T23:50:00Z">
                <w:r w:rsidR="00D14140" w:rsidDel="0019385D">
                  <w:delText>C</w:delText>
                </w:r>
              </w:del>
            </w:ins>
            <w:ins w:id="1889" w:author="Ngoc Khai Nguyen" w:date="2019-05-29T01:39:00Z">
              <w:del w:id="1890" w:author="Ngọc Hiển nguyễn" w:date="2019-07-05T23:50:00Z">
                <w:r w:rsidR="00D14140" w:rsidDel="0019385D">
                  <w:delText>ustomer</w:delText>
                </w:r>
              </w:del>
            </w:ins>
            <w:ins w:id="1891" w:author="Ngoc Khai Nguyen" w:date="2019-05-29T01:41:00Z">
              <w:del w:id="1892" w:author="Ngọc Hiển nguyễn" w:date="2019-07-05T23:50:00Z">
                <w:r w:rsidR="00D14140" w:rsidDel="0019385D">
                  <w:delText>I</w:delText>
                </w:r>
              </w:del>
            </w:ins>
            <w:ins w:id="1893" w:author="Ngoc Khai Nguyen" w:date="2019-05-29T01:39:00Z">
              <w:del w:id="1894" w:author="Ngọc Hiển nguyễn" w:date="2019-07-05T23:50:00Z">
                <w:r w:rsidR="00D14140" w:rsidDel="0019385D">
                  <w:delText>d</w:delText>
                </w:r>
              </w:del>
            </w:ins>
          </w:p>
        </w:tc>
        <w:tc>
          <w:tcPr>
            <w:tcW w:w="1751" w:type="dxa"/>
            <w:tcPrChange w:id="1895" w:author="Ngọc Hiển nguyễn" w:date="2019-07-06T00:21:00Z">
              <w:tcPr>
                <w:tcW w:w="1410" w:type="dxa"/>
                <w:gridSpan w:val="2"/>
              </w:tcPr>
            </w:tcPrChange>
          </w:tcPr>
          <w:p w14:paraId="34EC68B8" w14:textId="64625240" w:rsidR="00D14140" w:rsidRDefault="00D14140" w:rsidP="00D14140">
            <w:pPr>
              <w:pStyle w:val="oancuaDanhsach"/>
              <w:ind w:left="0"/>
              <w:rPr>
                <w:ins w:id="1896" w:author="Ngoc Khai Nguyen" w:date="2019-05-29T01:38:00Z"/>
              </w:rPr>
            </w:pPr>
            <w:ins w:id="1897" w:author="Ngoc Khai Nguyen" w:date="2019-05-29T01:39:00Z">
              <w:r>
                <w:t>Int</w:t>
              </w:r>
            </w:ins>
          </w:p>
        </w:tc>
        <w:tc>
          <w:tcPr>
            <w:tcW w:w="1097" w:type="dxa"/>
            <w:tcPrChange w:id="1898" w:author="Ngọc Hiển nguyễn" w:date="2019-07-06T00:21:00Z">
              <w:tcPr>
                <w:tcW w:w="3408" w:type="dxa"/>
                <w:gridSpan w:val="2"/>
              </w:tcPr>
            </w:tcPrChange>
          </w:tcPr>
          <w:p w14:paraId="6C7A2EB0" w14:textId="4684F244" w:rsidR="00D14140" w:rsidRDefault="00D14140" w:rsidP="00D14140">
            <w:pPr>
              <w:pStyle w:val="oancuaDanhsach"/>
              <w:ind w:left="0"/>
              <w:rPr>
                <w:ins w:id="1899" w:author="Ngoc Khai Nguyen" w:date="2019-05-29T01:38:00Z"/>
              </w:rPr>
            </w:pPr>
            <w:proofErr w:type="spellStart"/>
            <w:ins w:id="1900" w:author="Ngoc Khai Nguyen" w:date="2019-05-29T01:39:00Z">
              <w:r>
                <w:t>Mã</w:t>
              </w:r>
              <w:proofErr w:type="spellEnd"/>
              <w:r>
                <w:t xml:space="preserve"> </w:t>
              </w:r>
              <w:proofErr w:type="spellStart"/>
              <w:r>
                <w:t>khách</w:t>
              </w:r>
              <w:proofErr w:type="spellEnd"/>
              <w:r>
                <w:t xml:space="preserve"> </w:t>
              </w:r>
              <w:proofErr w:type="spellStart"/>
              <w:r>
                <w:t>hàng</w:t>
              </w:r>
            </w:ins>
            <w:proofErr w:type="spellEnd"/>
          </w:p>
        </w:tc>
      </w:tr>
      <w:tr w:rsidR="00D14140" w14:paraId="6FEE5F46" w14:textId="77777777" w:rsidTr="00990D7E">
        <w:trPr>
          <w:ins w:id="1901" w:author="Ngoc Khai Nguyen" w:date="2019-05-29T01:38:00Z"/>
        </w:trPr>
        <w:tc>
          <w:tcPr>
            <w:tcW w:w="2980" w:type="dxa"/>
            <w:tcPrChange w:id="1902" w:author="Ngọc Hiển nguyễn" w:date="2019-07-06T00:21:00Z">
              <w:tcPr>
                <w:tcW w:w="1571" w:type="dxa"/>
              </w:tcPr>
            </w:tcPrChange>
          </w:tcPr>
          <w:p w14:paraId="76665F01" w14:textId="77777777" w:rsidR="00D14140" w:rsidRDefault="00D14140" w:rsidP="00D14140">
            <w:pPr>
              <w:pStyle w:val="oancuaDanhsach"/>
              <w:ind w:left="0"/>
              <w:rPr>
                <w:ins w:id="1903" w:author="Ngoc Khai Nguyen" w:date="2019-05-29T01:38:00Z"/>
              </w:rPr>
            </w:pPr>
          </w:p>
        </w:tc>
        <w:tc>
          <w:tcPr>
            <w:tcW w:w="2442" w:type="dxa"/>
            <w:tcPrChange w:id="1904" w:author="Ngọc Hiển nguyễn" w:date="2019-07-06T00:21:00Z">
              <w:tcPr>
                <w:tcW w:w="1881" w:type="dxa"/>
                <w:gridSpan w:val="2"/>
              </w:tcPr>
            </w:tcPrChange>
          </w:tcPr>
          <w:p w14:paraId="505792A3" w14:textId="44859490" w:rsidR="00D14140" w:rsidRDefault="0019385D" w:rsidP="00D14140">
            <w:pPr>
              <w:pStyle w:val="oancuaDanhsach"/>
              <w:ind w:left="0"/>
              <w:rPr>
                <w:ins w:id="1905" w:author="Ngoc Khai Nguyen" w:date="2019-05-29T01:38:00Z"/>
              </w:rPr>
            </w:pPr>
            <w:proofErr w:type="spellStart"/>
            <w:ins w:id="1906" w:author="Ngọc Hiển nguyễn" w:date="2019-07-05T23:54:00Z">
              <w:r>
                <w:t>MaLoaiKH</w:t>
              </w:r>
            </w:ins>
            <w:proofErr w:type="spellEnd"/>
            <w:ins w:id="1907" w:author="Ngoc Khai Nguyen" w:date="2019-05-29T01:39:00Z">
              <w:del w:id="1908" w:author="Ngọc Hiển nguyễn" w:date="2019-07-05T23:50:00Z">
                <w:r w:rsidR="00D14140" w:rsidDel="0019385D">
                  <w:delText>CustomerName</w:delText>
                </w:r>
              </w:del>
            </w:ins>
          </w:p>
        </w:tc>
        <w:tc>
          <w:tcPr>
            <w:tcW w:w="1751" w:type="dxa"/>
            <w:tcPrChange w:id="1909" w:author="Ngọc Hiển nguyễn" w:date="2019-07-06T00:21:00Z">
              <w:tcPr>
                <w:tcW w:w="1410" w:type="dxa"/>
                <w:gridSpan w:val="2"/>
              </w:tcPr>
            </w:tcPrChange>
          </w:tcPr>
          <w:p w14:paraId="4AA158FF" w14:textId="39C1DB75" w:rsidR="00D14140" w:rsidRDefault="0019385D" w:rsidP="00D14140">
            <w:pPr>
              <w:pStyle w:val="oancuaDanhsach"/>
              <w:ind w:left="0"/>
              <w:rPr>
                <w:ins w:id="1910" w:author="Ngoc Khai Nguyen" w:date="2019-05-29T01:38:00Z"/>
              </w:rPr>
            </w:pPr>
            <w:ins w:id="1911" w:author="Ngọc Hiển nguyễn" w:date="2019-07-05T23:54:00Z">
              <w:r>
                <w:t>int</w:t>
              </w:r>
            </w:ins>
            <w:ins w:id="1912" w:author="Ngoc Khai Nguyen" w:date="2019-05-29T01:39:00Z">
              <w:del w:id="1913" w:author="Ngọc Hiển nguyễn" w:date="2019-07-05T23:54:00Z">
                <w:r w:rsidR="00D14140" w:rsidDel="0019385D">
                  <w:delText>Nvarchar(30)</w:delText>
                </w:r>
              </w:del>
            </w:ins>
          </w:p>
        </w:tc>
        <w:tc>
          <w:tcPr>
            <w:tcW w:w="1097" w:type="dxa"/>
            <w:tcPrChange w:id="1914" w:author="Ngọc Hiển nguyễn" w:date="2019-07-06T00:21:00Z">
              <w:tcPr>
                <w:tcW w:w="3408" w:type="dxa"/>
                <w:gridSpan w:val="2"/>
              </w:tcPr>
            </w:tcPrChange>
          </w:tcPr>
          <w:p w14:paraId="2AE00A0D" w14:textId="5B664B4E" w:rsidR="00D14140" w:rsidRDefault="0019385D" w:rsidP="00D14140">
            <w:pPr>
              <w:pStyle w:val="oancuaDanhsach"/>
              <w:ind w:left="0"/>
              <w:rPr>
                <w:ins w:id="1915" w:author="Ngoc Khai Nguyen" w:date="2019-05-29T01:38:00Z"/>
              </w:rPr>
            </w:pPr>
            <w:proofErr w:type="spellStart"/>
            <w:ins w:id="1916" w:author="Ngọc Hiển nguyễn" w:date="2019-07-05T23:55:00Z">
              <w:r>
                <w:t>Mã</w:t>
              </w:r>
              <w:proofErr w:type="spellEnd"/>
              <w:r>
                <w:t xml:space="preserve"> </w:t>
              </w:r>
              <w:proofErr w:type="spellStart"/>
              <w:r>
                <w:t>loại</w:t>
              </w:r>
              <w:proofErr w:type="spellEnd"/>
              <w:r>
                <w:t xml:space="preserve"> </w:t>
              </w:r>
              <w:proofErr w:type="spellStart"/>
              <w:r>
                <w:t>khách</w:t>
              </w:r>
              <w:proofErr w:type="spellEnd"/>
              <w:r>
                <w:t xml:space="preserve"> </w:t>
              </w:r>
              <w:proofErr w:type="spellStart"/>
              <w:r>
                <w:t>hàng</w:t>
              </w:r>
            </w:ins>
            <w:proofErr w:type="spellEnd"/>
            <w:ins w:id="1917" w:author="Ngoc Khai Nguyen" w:date="2019-05-29T01:39:00Z">
              <w:del w:id="1918" w:author="Ngọc Hiển nguyễn" w:date="2019-07-05T23:55:00Z">
                <w:r w:rsidR="00D14140" w:rsidDel="0019385D">
                  <w:delText>Tê</w:delText>
                </w:r>
              </w:del>
              <w:del w:id="1919" w:author="Ngọc Hiển nguyễn" w:date="2019-07-05T23:54:00Z">
                <w:r w:rsidR="00D14140" w:rsidDel="0019385D">
                  <w:delText>n khách hàng</w:delText>
                </w:r>
              </w:del>
            </w:ins>
          </w:p>
        </w:tc>
      </w:tr>
      <w:tr w:rsidR="00D14140" w14:paraId="3C393FB2" w14:textId="77777777" w:rsidTr="00990D7E">
        <w:trPr>
          <w:ins w:id="1920" w:author="Ngoc Khai Nguyen" w:date="2019-05-29T01:38:00Z"/>
        </w:trPr>
        <w:tc>
          <w:tcPr>
            <w:tcW w:w="2980" w:type="dxa"/>
            <w:tcPrChange w:id="1921" w:author="Ngọc Hiển nguyễn" w:date="2019-07-06T00:21:00Z">
              <w:tcPr>
                <w:tcW w:w="1571" w:type="dxa"/>
              </w:tcPr>
            </w:tcPrChange>
          </w:tcPr>
          <w:p w14:paraId="668C2093" w14:textId="77777777" w:rsidR="00D14140" w:rsidRDefault="00D14140" w:rsidP="00D14140">
            <w:pPr>
              <w:pStyle w:val="oancuaDanhsach"/>
              <w:ind w:left="0"/>
              <w:rPr>
                <w:ins w:id="1922" w:author="Ngoc Khai Nguyen" w:date="2019-05-29T01:38:00Z"/>
              </w:rPr>
            </w:pPr>
          </w:p>
        </w:tc>
        <w:tc>
          <w:tcPr>
            <w:tcW w:w="2442" w:type="dxa"/>
            <w:tcPrChange w:id="1923" w:author="Ngọc Hiển nguyễn" w:date="2019-07-06T00:21:00Z">
              <w:tcPr>
                <w:tcW w:w="1881" w:type="dxa"/>
                <w:gridSpan w:val="2"/>
              </w:tcPr>
            </w:tcPrChange>
          </w:tcPr>
          <w:p w14:paraId="28CAA3EF" w14:textId="2449B17C" w:rsidR="00D14140" w:rsidRDefault="004D5B84" w:rsidP="00D14140">
            <w:pPr>
              <w:pStyle w:val="oancuaDanhsach"/>
              <w:ind w:left="0"/>
              <w:rPr>
                <w:ins w:id="1924" w:author="Ngoc Khai Nguyen" w:date="2019-05-29T01:38:00Z"/>
              </w:rPr>
            </w:pPr>
            <w:proofErr w:type="spellStart"/>
            <w:ins w:id="1925" w:author="Ngọc Hiển nguyễn" w:date="2019-07-05T23:58:00Z">
              <w:r>
                <w:t>TenKH</w:t>
              </w:r>
            </w:ins>
            <w:proofErr w:type="spellEnd"/>
            <w:ins w:id="1926" w:author="Ngoc Khai Nguyen" w:date="2019-05-29T01:39:00Z">
              <w:del w:id="1927" w:author="Ngọc Hiển nguyễn" w:date="2019-07-05T23:55:00Z">
                <w:r w:rsidR="00D14140" w:rsidDel="0019385D">
                  <w:delText>PhoneNumber</w:delText>
                </w:r>
              </w:del>
            </w:ins>
          </w:p>
        </w:tc>
        <w:tc>
          <w:tcPr>
            <w:tcW w:w="1751" w:type="dxa"/>
            <w:tcPrChange w:id="1928" w:author="Ngọc Hiển nguyễn" w:date="2019-07-06T00:21:00Z">
              <w:tcPr>
                <w:tcW w:w="1410" w:type="dxa"/>
                <w:gridSpan w:val="2"/>
              </w:tcPr>
            </w:tcPrChange>
          </w:tcPr>
          <w:p w14:paraId="00FFDD52" w14:textId="10DC0EA7" w:rsidR="00D14140" w:rsidRDefault="00D14140" w:rsidP="00D14140">
            <w:pPr>
              <w:pStyle w:val="oancuaDanhsach"/>
              <w:ind w:left="0"/>
              <w:rPr>
                <w:ins w:id="1929" w:author="Ngoc Khai Nguyen" w:date="2019-05-29T01:38:00Z"/>
              </w:rPr>
            </w:pPr>
            <w:proofErr w:type="spellStart"/>
            <w:proofErr w:type="gramStart"/>
            <w:ins w:id="1930" w:author="Ngoc Khai Nguyen" w:date="2019-05-29T01:39:00Z">
              <w:r>
                <w:t>Nvarch</w:t>
              </w:r>
            </w:ins>
            <w:ins w:id="1931" w:author="Ngoc Khai Nguyen" w:date="2019-05-29T01:40:00Z">
              <w:r>
                <w:t>ar</w:t>
              </w:r>
              <w:proofErr w:type="spellEnd"/>
              <w:r>
                <w:t>(</w:t>
              </w:r>
            </w:ins>
            <w:proofErr w:type="gramEnd"/>
            <w:ins w:id="1932" w:author="Ngọc Hiển nguyễn" w:date="2019-07-05T23:58:00Z">
              <w:r w:rsidR="004D5B84">
                <w:t>50</w:t>
              </w:r>
            </w:ins>
            <w:ins w:id="1933" w:author="Ngoc Khai Nguyen" w:date="2019-05-29T01:40:00Z">
              <w:del w:id="1934" w:author="Ngọc Hiển nguyễn" w:date="2019-07-05T23:58:00Z">
                <w:r w:rsidDel="004D5B84">
                  <w:delText>11</w:delText>
                </w:r>
              </w:del>
              <w:r>
                <w:t>)</w:t>
              </w:r>
            </w:ins>
          </w:p>
        </w:tc>
        <w:tc>
          <w:tcPr>
            <w:tcW w:w="1097" w:type="dxa"/>
            <w:tcPrChange w:id="1935" w:author="Ngọc Hiển nguyễn" w:date="2019-07-06T00:21:00Z">
              <w:tcPr>
                <w:tcW w:w="3408" w:type="dxa"/>
                <w:gridSpan w:val="2"/>
              </w:tcPr>
            </w:tcPrChange>
          </w:tcPr>
          <w:p w14:paraId="72DA4FEE" w14:textId="3A507E45" w:rsidR="00D14140" w:rsidRDefault="004D5B84" w:rsidP="00D14140">
            <w:pPr>
              <w:pStyle w:val="oancuaDanhsach"/>
              <w:ind w:left="0"/>
              <w:rPr>
                <w:ins w:id="1936" w:author="Ngoc Khai Nguyen" w:date="2019-05-29T01:38:00Z"/>
              </w:rPr>
            </w:pPr>
            <w:proofErr w:type="spellStart"/>
            <w:ins w:id="1937" w:author="Ngọc Hiển nguyễn" w:date="2019-07-05T23:58:00Z">
              <w:r>
                <w:t>Tên</w:t>
              </w:r>
              <w:proofErr w:type="spellEnd"/>
              <w:r>
                <w:t xml:space="preserve"> </w:t>
              </w:r>
              <w:proofErr w:type="spellStart"/>
              <w:r>
                <w:t>khách</w:t>
              </w:r>
              <w:proofErr w:type="spellEnd"/>
              <w:r>
                <w:t xml:space="preserve"> </w:t>
              </w:r>
              <w:proofErr w:type="spellStart"/>
              <w:r>
                <w:t>hàng</w:t>
              </w:r>
            </w:ins>
            <w:proofErr w:type="spellEnd"/>
            <w:ins w:id="1938" w:author="Ngoc Khai Nguyen" w:date="2019-05-29T01:40:00Z">
              <w:del w:id="1939" w:author="Ngọc Hiển nguyễn" w:date="2019-07-05T23:58:00Z">
                <w:r w:rsidR="00D14140" w:rsidDel="004D5B84">
                  <w:delText>Số điện thoại</w:delText>
                </w:r>
              </w:del>
            </w:ins>
          </w:p>
        </w:tc>
      </w:tr>
      <w:tr w:rsidR="00D14140" w14:paraId="5E54AF48" w14:textId="77777777" w:rsidTr="00990D7E">
        <w:trPr>
          <w:ins w:id="1940" w:author="Ngoc Khai Nguyen" w:date="2019-05-29T01:38:00Z"/>
        </w:trPr>
        <w:tc>
          <w:tcPr>
            <w:tcW w:w="2980" w:type="dxa"/>
            <w:tcPrChange w:id="1941" w:author="Ngọc Hiển nguyễn" w:date="2019-07-06T00:21:00Z">
              <w:tcPr>
                <w:tcW w:w="1571" w:type="dxa"/>
              </w:tcPr>
            </w:tcPrChange>
          </w:tcPr>
          <w:p w14:paraId="0A69AA06" w14:textId="77777777" w:rsidR="00D14140" w:rsidRDefault="00D14140" w:rsidP="00D14140">
            <w:pPr>
              <w:pStyle w:val="oancuaDanhsach"/>
              <w:ind w:left="0"/>
              <w:rPr>
                <w:ins w:id="1942" w:author="Ngoc Khai Nguyen" w:date="2019-05-29T01:38:00Z"/>
              </w:rPr>
            </w:pPr>
          </w:p>
        </w:tc>
        <w:tc>
          <w:tcPr>
            <w:tcW w:w="2442" w:type="dxa"/>
            <w:tcPrChange w:id="1943" w:author="Ngọc Hiển nguyễn" w:date="2019-07-06T00:21:00Z">
              <w:tcPr>
                <w:tcW w:w="1881" w:type="dxa"/>
                <w:gridSpan w:val="2"/>
              </w:tcPr>
            </w:tcPrChange>
          </w:tcPr>
          <w:p w14:paraId="12AC5F1B" w14:textId="056085D3" w:rsidR="00D14140" w:rsidRDefault="004D5B84" w:rsidP="00D14140">
            <w:pPr>
              <w:pStyle w:val="oancuaDanhsach"/>
              <w:ind w:left="0"/>
              <w:rPr>
                <w:ins w:id="1944" w:author="Ngoc Khai Nguyen" w:date="2019-05-29T01:38:00Z"/>
              </w:rPr>
            </w:pPr>
            <w:proofErr w:type="spellStart"/>
            <w:ins w:id="1945" w:author="Ngọc Hiển nguyễn" w:date="2019-07-05T23:59:00Z">
              <w:r>
                <w:t>GioiTinh</w:t>
              </w:r>
            </w:ins>
            <w:proofErr w:type="spellEnd"/>
            <w:ins w:id="1946" w:author="Ngoc Khai Nguyen" w:date="2019-05-29T01:40:00Z">
              <w:del w:id="1947" w:author="Ngọc Hiển nguyễn" w:date="2019-07-05T23:59:00Z">
                <w:r w:rsidR="00D14140" w:rsidDel="004D5B84">
                  <w:delText>Email</w:delText>
                </w:r>
              </w:del>
            </w:ins>
          </w:p>
        </w:tc>
        <w:tc>
          <w:tcPr>
            <w:tcW w:w="1751" w:type="dxa"/>
            <w:tcPrChange w:id="1948" w:author="Ngọc Hiển nguyễn" w:date="2019-07-06T00:21:00Z">
              <w:tcPr>
                <w:tcW w:w="1410" w:type="dxa"/>
                <w:gridSpan w:val="2"/>
              </w:tcPr>
            </w:tcPrChange>
          </w:tcPr>
          <w:p w14:paraId="79C947C0" w14:textId="62FAA1DA" w:rsidR="00D14140" w:rsidRDefault="00D14140" w:rsidP="00D14140">
            <w:pPr>
              <w:pStyle w:val="oancuaDanhsach"/>
              <w:ind w:left="0"/>
              <w:rPr>
                <w:ins w:id="1949" w:author="Ngoc Khai Nguyen" w:date="2019-05-29T01:38:00Z"/>
              </w:rPr>
            </w:pPr>
            <w:proofErr w:type="spellStart"/>
            <w:proofErr w:type="gramStart"/>
            <w:ins w:id="1950" w:author="Ngoc Khai Nguyen" w:date="2019-05-29T01:40:00Z">
              <w:r>
                <w:t>Nvarchar</w:t>
              </w:r>
              <w:proofErr w:type="spellEnd"/>
              <w:r>
                <w:t>(</w:t>
              </w:r>
            </w:ins>
            <w:proofErr w:type="gramEnd"/>
            <w:ins w:id="1951" w:author="Ngọc Hiển nguyễn" w:date="2019-07-06T00:00:00Z">
              <w:r w:rsidR="004D5B84">
                <w:t>2</w:t>
              </w:r>
            </w:ins>
            <w:ins w:id="1952" w:author="Ngoc Khai Nguyen" w:date="2019-05-29T01:40:00Z">
              <w:del w:id="1953" w:author="Ngọc Hiển nguyễn" w:date="2019-07-06T00:00:00Z">
                <w:r w:rsidDel="004D5B84">
                  <w:delText>5</w:delText>
                </w:r>
              </w:del>
              <w:r>
                <w:t>0)</w:t>
              </w:r>
            </w:ins>
          </w:p>
        </w:tc>
        <w:tc>
          <w:tcPr>
            <w:tcW w:w="1097" w:type="dxa"/>
            <w:tcPrChange w:id="1954" w:author="Ngọc Hiển nguyễn" w:date="2019-07-06T00:21:00Z">
              <w:tcPr>
                <w:tcW w:w="3408" w:type="dxa"/>
                <w:gridSpan w:val="2"/>
              </w:tcPr>
            </w:tcPrChange>
          </w:tcPr>
          <w:p w14:paraId="39D292C0" w14:textId="62C9C126" w:rsidR="00D14140" w:rsidRDefault="004D5B84" w:rsidP="00D14140">
            <w:pPr>
              <w:pStyle w:val="oancuaDanhsach"/>
              <w:ind w:left="0"/>
              <w:rPr>
                <w:ins w:id="1955" w:author="Ngoc Khai Nguyen" w:date="2019-05-29T01:38:00Z"/>
              </w:rPr>
            </w:pPr>
            <w:proofErr w:type="spellStart"/>
            <w:ins w:id="1956" w:author="Ngọc Hiển nguyễn" w:date="2019-07-06T00:00:00Z">
              <w:r>
                <w:t>Giới</w:t>
              </w:r>
              <w:proofErr w:type="spellEnd"/>
              <w:r>
                <w:t xml:space="preserve"> </w:t>
              </w:r>
              <w:proofErr w:type="spellStart"/>
              <w:r>
                <w:t>tính</w:t>
              </w:r>
            </w:ins>
            <w:proofErr w:type="spellEnd"/>
            <w:ins w:id="1957" w:author="Ngoc Khai Nguyen" w:date="2019-05-29T01:40:00Z">
              <w:del w:id="1958" w:author="Ngọc Hiển nguyễn" w:date="2019-07-06T00:00:00Z">
                <w:r w:rsidR="00D14140" w:rsidDel="004D5B84">
                  <w:delText xml:space="preserve">Địa </w:delText>
                </w:r>
              </w:del>
            </w:ins>
            <w:ins w:id="1959" w:author="Ngoc Khai Nguyen" w:date="2019-05-29T01:41:00Z">
              <w:del w:id="1960" w:author="Ngọc Hiển nguyễn" w:date="2019-07-06T00:00:00Z">
                <w:r w:rsidR="00D14140" w:rsidDel="004D5B84">
                  <w:delText xml:space="preserve">chỉ </w:delText>
                </w:r>
              </w:del>
            </w:ins>
            <w:ins w:id="1961" w:author="Ngoc Khai Nguyen" w:date="2019-05-29T01:40:00Z">
              <w:del w:id="1962" w:author="Ngọc Hiển nguyễn" w:date="2019-07-06T00:00:00Z">
                <w:r w:rsidR="00D14140" w:rsidDel="004D5B84">
                  <w:delText>Email</w:delText>
                </w:r>
              </w:del>
            </w:ins>
          </w:p>
        </w:tc>
      </w:tr>
      <w:tr w:rsidR="00D14140" w14:paraId="68FDF0A8" w14:textId="77777777" w:rsidTr="00990D7E">
        <w:trPr>
          <w:ins w:id="1963" w:author="Ngoc Khai Nguyen" w:date="2019-05-29T01:41:00Z"/>
        </w:trPr>
        <w:tc>
          <w:tcPr>
            <w:tcW w:w="2980" w:type="dxa"/>
            <w:tcPrChange w:id="1964" w:author="Ngọc Hiển nguyễn" w:date="2019-07-06T00:21:00Z">
              <w:tcPr>
                <w:tcW w:w="1571" w:type="dxa"/>
              </w:tcPr>
            </w:tcPrChange>
          </w:tcPr>
          <w:p w14:paraId="2D9DE6AC" w14:textId="77777777" w:rsidR="00D14140" w:rsidRDefault="00D14140" w:rsidP="00D14140">
            <w:pPr>
              <w:pStyle w:val="oancuaDanhsach"/>
              <w:ind w:left="0"/>
              <w:rPr>
                <w:ins w:id="1965" w:author="Ngoc Khai Nguyen" w:date="2019-05-29T01:41:00Z"/>
              </w:rPr>
            </w:pPr>
          </w:p>
        </w:tc>
        <w:tc>
          <w:tcPr>
            <w:tcW w:w="2442" w:type="dxa"/>
            <w:tcPrChange w:id="1966" w:author="Ngọc Hiển nguyễn" w:date="2019-07-06T00:21:00Z">
              <w:tcPr>
                <w:tcW w:w="1881" w:type="dxa"/>
                <w:gridSpan w:val="2"/>
              </w:tcPr>
            </w:tcPrChange>
          </w:tcPr>
          <w:p w14:paraId="1DA72483" w14:textId="4573BBD2" w:rsidR="00D14140" w:rsidRDefault="004D5B84" w:rsidP="00D14140">
            <w:pPr>
              <w:pStyle w:val="oancuaDanhsach"/>
              <w:ind w:left="0"/>
              <w:rPr>
                <w:ins w:id="1967" w:author="Ngoc Khai Nguyen" w:date="2019-05-29T01:41:00Z"/>
              </w:rPr>
            </w:pPr>
            <w:proofErr w:type="spellStart"/>
            <w:ins w:id="1968" w:author="Ngọc Hiển nguyễn" w:date="2019-07-06T00:00:00Z">
              <w:r>
                <w:t>DiemTichLuy</w:t>
              </w:r>
            </w:ins>
            <w:proofErr w:type="spellEnd"/>
            <w:ins w:id="1969" w:author="Ngoc Khai Nguyen" w:date="2019-05-29T01:41:00Z">
              <w:del w:id="1970" w:author="Ngọc Hiển nguyễn" w:date="2019-07-06T00:00:00Z">
                <w:r w:rsidR="00D14140" w:rsidDel="004D5B84">
                  <w:delText>Address</w:delText>
                </w:r>
              </w:del>
            </w:ins>
          </w:p>
        </w:tc>
        <w:tc>
          <w:tcPr>
            <w:tcW w:w="1751" w:type="dxa"/>
            <w:tcPrChange w:id="1971" w:author="Ngọc Hiển nguyễn" w:date="2019-07-06T00:21:00Z">
              <w:tcPr>
                <w:tcW w:w="1410" w:type="dxa"/>
                <w:gridSpan w:val="2"/>
              </w:tcPr>
            </w:tcPrChange>
          </w:tcPr>
          <w:p w14:paraId="303068C4" w14:textId="1697A8B2" w:rsidR="00D14140" w:rsidRDefault="004D5B84" w:rsidP="00D14140">
            <w:pPr>
              <w:pStyle w:val="oancuaDanhsach"/>
              <w:ind w:left="0"/>
              <w:rPr>
                <w:ins w:id="1972" w:author="Ngoc Khai Nguyen" w:date="2019-05-29T01:41:00Z"/>
              </w:rPr>
            </w:pPr>
            <w:ins w:id="1973" w:author="Ngọc Hiển nguyễn" w:date="2019-07-06T00:00:00Z">
              <w:r>
                <w:t>int</w:t>
              </w:r>
            </w:ins>
            <w:ins w:id="1974" w:author="Ngoc Khai Nguyen" w:date="2019-05-29T01:41:00Z">
              <w:del w:id="1975" w:author="Ngọc Hiển nguyễn" w:date="2019-07-06T00:00:00Z">
                <w:r w:rsidR="00D14140" w:rsidDel="004D5B84">
                  <w:delText>Nvarchar(50)</w:delText>
                </w:r>
              </w:del>
            </w:ins>
          </w:p>
        </w:tc>
        <w:tc>
          <w:tcPr>
            <w:tcW w:w="1097" w:type="dxa"/>
            <w:tcPrChange w:id="1976" w:author="Ngọc Hiển nguyễn" w:date="2019-07-06T00:21:00Z">
              <w:tcPr>
                <w:tcW w:w="3408" w:type="dxa"/>
                <w:gridSpan w:val="2"/>
              </w:tcPr>
            </w:tcPrChange>
          </w:tcPr>
          <w:p w14:paraId="4C30035D" w14:textId="347957E5" w:rsidR="00D14140" w:rsidRDefault="004D5B84" w:rsidP="00D14140">
            <w:pPr>
              <w:pStyle w:val="oancuaDanhsach"/>
              <w:ind w:left="0"/>
              <w:rPr>
                <w:ins w:id="1977" w:author="Ngoc Khai Nguyen" w:date="2019-05-29T01:41:00Z"/>
              </w:rPr>
            </w:pPr>
            <w:proofErr w:type="spellStart"/>
            <w:ins w:id="1978" w:author="Ngọc Hiển nguyễn" w:date="2019-07-06T00:01:00Z">
              <w:r>
                <w:t>Điểm</w:t>
              </w:r>
              <w:proofErr w:type="spellEnd"/>
              <w:r>
                <w:t xml:space="preserve"> </w:t>
              </w:r>
              <w:proofErr w:type="spellStart"/>
              <w:r>
                <w:t>tích</w:t>
              </w:r>
              <w:proofErr w:type="spellEnd"/>
              <w:r>
                <w:t xml:space="preserve"> </w:t>
              </w:r>
              <w:proofErr w:type="spellStart"/>
              <w:r>
                <w:t>lũy</w:t>
              </w:r>
              <w:proofErr w:type="spellEnd"/>
              <w:r>
                <w:t xml:space="preserve"> </w:t>
              </w:r>
              <w:proofErr w:type="spellStart"/>
              <w:r>
                <w:t>của</w:t>
              </w:r>
              <w:proofErr w:type="spellEnd"/>
              <w:r>
                <w:t xml:space="preserve"> </w:t>
              </w:r>
              <w:proofErr w:type="spellStart"/>
              <w:r>
                <w:t>khách</w:t>
              </w:r>
              <w:proofErr w:type="spellEnd"/>
              <w:r>
                <w:t xml:space="preserve"> </w:t>
              </w:r>
              <w:proofErr w:type="spellStart"/>
              <w:r>
                <w:t>hàng</w:t>
              </w:r>
            </w:ins>
            <w:proofErr w:type="spellEnd"/>
            <w:ins w:id="1979" w:author="Ngoc Khai Nguyen" w:date="2019-05-29T01:41:00Z">
              <w:del w:id="1980" w:author="Ngọc Hiển nguyễn" w:date="2019-07-06T00:01:00Z">
                <w:r w:rsidR="00D14140" w:rsidDel="004D5B84">
                  <w:delText>Đia c</w:delText>
                </w:r>
              </w:del>
              <w:del w:id="1981" w:author="Ngọc Hiển nguyễn" w:date="2019-07-06T00:00:00Z">
                <w:r w:rsidR="00D14140" w:rsidDel="004D5B84">
                  <w:delText>hỉ nhà</w:delText>
                </w:r>
              </w:del>
            </w:ins>
          </w:p>
        </w:tc>
      </w:tr>
      <w:tr w:rsidR="004D5B84" w14:paraId="4C49F537" w14:textId="77777777" w:rsidTr="00990D7E">
        <w:trPr>
          <w:ins w:id="1982" w:author="Ngọc Hiển nguyễn" w:date="2019-07-06T00:02:00Z"/>
        </w:trPr>
        <w:tc>
          <w:tcPr>
            <w:tcW w:w="2980" w:type="dxa"/>
            <w:tcPrChange w:id="1983" w:author="Ngọc Hiển nguyễn" w:date="2019-07-06T00:21:00Z">
              <w:tcPr>
                <w:tcW w:w="2249" w:type="dxa"/>
                <w:gridSpan w:val="2"/>
              </w:tcPr>
            </w:tcPrChange>
          </w:tcPr>
          <w:p w14:paraId="36205CBD" w14:textId="3FC9E694" w:rsidR="004D5B84" w:rsidRDefault="004D5B84" w:rsidP="00D14140">
            <w:pPr>
              <w:pStyle w:val="oancuaDanhsach"/>
              <w:ind w:left="0"/>
              <w:rPr>
                <w:ins w:id="1984" w:author="Ngọc Hiển nguyễn" w:date="2019-07-06T00:02:00Z"/>
              </w:rPr>
            </w:pPr>
            <w:proofErr w:type="spellStart"/>
            <w:ins w:id="1985" w:author="Ngọc Hiển nguyễn" w:date="2019-07-06T00:02:00Z">
              <w:r>
                <w:t>LoaiKhachHang</w:t>
              </w:r>
              <w:proofErr w:type="spellEnd"/>
            </w:ins>
          </w:p>
        </w:tc>
        <w:tc>
          <w:tcPr>
            <w:tcW w:w="2442" w:type="dxa"/>
            <w:tcPrChange w:id="1986" w:author="Ngọc Hiển nguyễn" w:date="2019-07-06T00:21:00Z">
              <w:tcPr>
                <w:tcW w:w="2529" w:type="dxa"/>
                <w:gridSpan w:val="2"/>
              </w:tcPr>
            </w:tcPrChange>
          </w:tcPr>
          <w:p w14:paraId="12928086" w14:textId="78D6B9F6" w:rsidR="004D5B84" w:rsidRDefault="004D5B84" w:rsidP="00D14140">
            <w:pPr>
              <w:pStyle w:val="oancuaDanhsach"/>
              <w:ind w:left="0"/>
              <w:rPr>
                <w:ins w:id="1987" w:author="Ngọc Hiển nguyễn" w:date="2019-07-06T00:02:00Z"/>
              </w:rPr>
            </w:pPr>
            <w:proofErr w:type="spellStart"/>
            <w:ins w:id="1988" w:author="Ngọc Hiển nguyễn" w:date="2019-07-06T00:02:00Z">
              <w:r>
                <w:t>MaLoaiKH</w:t>
              </w:r>
              <w:proofErr w:type="spellEnd"/>
            </w:ins>
          </w:p>
        </w:tc>
        <w:tc>
          <w:tcPr>
            <w:tcW w:w="1751" w:type="dxa"/>
            <w:tcPrChange w:id="1989" w:author="Ngọc Hiển nguyễn" w:date="2019-07-06T00:21:00Z">
              <w:tcPr>
                <w:tcW w:w="1632" w:type="dxa"/>
                <w:gridSpan w:val="2"/>
              </w:tcPr>
            </w:tcPrChange>
          </w:tcPr>
          <w:p w14:paraId="1959618F" w14:textId="59C82AC9" w:rsidR="004D5B84" w:rsidRDefault="004D5B84" w:rsidP="00D14140">
            <w:pPr>
              <w:pStyle w:val="oancuaDanhsach"/>
              <w:ind w:left="0"/>
              <w:rPr>
                <w:ins w:id="1990" w:author="Ngọc Hiển nguyễn" w:date="2019-07-06T00:02:00Z"/>
              </w:rPr>
            </w:pPr>
            <w:ins w:id="1991" w:author="Ngọc Hiển nguyễn" w:date="2019-07-06T00:02:00Z">
              <w:r>
                <w:t>int</w:t>
              </w:r>
            </w:ins>
          </w:p>
        </w:tc>
        <w:tc>
          <w:tcPr>
            <w:tcW w:w="1097" w:type="dxa"/>
            <w:tcPrChange w:id="1992" w:author="Ngọc Hiển nguyễn" w:date="2019-07-06T00:21:00Z">
              <w:tcPr>
                <w:tcW w:w="1860" w:type="dxa"/>
              </w:tcPr>
            </w:tcPrChange>
          </w:tcPr>
          <w:p w14:paraId="15006C5D" w14:textId="269E983D" w:rsidR="004D5B84" w:rsidRDefault="004D5B84" w:rsidP="00D14140">
            <w:pPr>
              <w:pStyle w:val="oancuaDanhsach"/>
              <w:ind w:left="0"/>
              <w:rPr>
                <w:ins w:id="1993" w:author="Ngọc Hiển nguyễn" w:date="2019-07-06T00:02:00Z"/>
              </w:rPr>
            </w:pPr>
            <w:proofErr w:type="spellStart"/>
            <w:ins w:id="1994" w:author="Ngọc Hiển nguyễn" w:date="2019-07-06T00:02:00Z">
              <w:r>
                <w:t>Mã</w:t>
              </w:r>
              <w:proofErr w:type="spellEnd"/>
              <w:r>
                <w:t xml:space="preserve"> </w:t>
              </w:r>
              <w:proofErr w:type="spellStart"/>
              <w:r>
                <w:t>loại</w:t>
              </w:r>
              <w:proofErr w:type="spellEnd"/>
              <w:r>
                <w:t xml:space="preserve"> </w:t>
              </w:r>
              <w:proofErr w:type="spellStart"/>
              <w:r>
                <w:t>khách</w:t>
              </w:r>
              <w:proofErr w:type="spellEnd"/>
              <w:r>
                <w:t xml:space="preserve"> </w:t>
              </w:r>
              <w:proofErr w:type="spellStart"/>
              <w:r>
                <w:t>hàng</w:t>
              </w:r>
              <w:proofErr w:type="spellEnd"/>
            </w:ins>
          </w:p>
        </w:tc>
      </w:tr>
      <w:tr w:rsidR="004D5B84" w14:paraId="4A7227B0" w14:textId="77777777" w:rsidTr="00990D7E">
        <w:trPr>
          <w:ins w:id="1995" w:author="Ngọc Hiển nguyễn" w:date="2019-07-06T00:02:00Z"/>
        </w:trPr>
        <w:tc>
          <w:tcPr>
            <w:tcW w:w="2980" w:type="dxa"/>
            <w:tcPrChange w:id="1996" w:author="Ngọc Hiển nguyễn" w:date="2019-07-06T00:21:00Z">
              <w:tcPr>
                <w:tcW w:w="2249" w:type="dxa"/>
                <w:gridSpan w:val="2"/>
              </w:tcPr>
            </w:tcPrChange>
          </w:tcPr>
          <w:p w14:paraId="5D496D9E" w14:textId="77777777" w:rsidR="004D5B84" w:rsidRDefault="004D5B84" w:rsidP="00D14140">
            <w:pPr>
              <w:pStyle w:val="oancuaDanhsach"/>
              <w:ind w:left="0"/>
              <w:rPr>
                <w:ins w:id="1997" w:author="Ngọc Hiển nguyễn" w:date="2019-07-06T00:02:00Z"/>
              </w:rPr>
            </w:pPr>
          </w:p>
        </w:tc>
        <w:tc>
          <w:tcPr>
            <w:tcW w:w="2442" w:type="dxa"/>
            <w:tcPrChange w:id="1998" w:author="Ngọc Hiển nguyễn" w:date="2019-07-06T00:21:00Z">
              <w:tcPr>
                <w:tcW w:w="2529" w:type="dxa"/>
                <w:gridSpan w:val="2"/>
              </w:tcPr>
            </w:tcPrChange>
          </w:tcPr>
          <w:p w14:paraId="64FF330B" w14:textId="4AB327F0" w:rsidR="004D5B84" w:rsidRDefault="004D5B84" w:rsidP="00D14140">
            <w:pPr>
              <w:pStyle w:val="oancuaDanhsach"/>
              <w:ind w:left="0"/>
              <w:rPr>
                <w:ins w:id="1999" w:author="Ngọc Hiển nguyễn" w:date="2019-07-06T00:02:00Z"/>
              </w:rPr>
            </w:pPr>
            <w:proofErr w:type="spellStart"/>
            <w:ins w:id="2000" w:author="Ngọc Hiển nguyễn" w:date="2019-07-06T00:03:00Z">
              <w:r>
                <w:t>TenLoaiKH</w:t>
              </w:r>
            </w:ins>
            <w:proofErr w:type="spellEnd"/>
          </w:p>
        </w:tc>
        <w:tc>
          <w:tcPr>
            <w:tcW w:w="1751" w:type="dxa"/>
            <w:tcPrChange w:id="2001" w:author="Ngọc Hiển nguyễn" w:date="2019-07-06T00:21:00Z">
              <w:tcPr>
                <w:tcW w:w="1632" w:type="dxa"/>
                <w:gridSpan w:val="2"/>
              </w:tcPr>
            </w:tcPrChange>
          </w:tcPr>
          <w:p w14:paraId="2D56155F" w14:textId="44632739" w:rsidR="004D5B84" w:rsidRDefault="004D5B84" w:rsidP="00D14140">
            <w:pPr>
              <w:pStyle w:val="oancuaDanhsach"/>
              <w:ind w:left="0"/>
              <w:rPr>
                <w:ins w:id="2002" w:author="Ngọc Hiển nguyễn" w:date="2019-07-06T00:02:00Z"/>
              </w:rPr>
            </w:pPr>
            <w:proofErr w:type="spellStart"/>
            <w:proofErr w:type="gramStart"/>
            <w:ins w:id="2003" w:author="Ngọc Hiển nguyễn" w:date="2019-07-06T00:03:00Z">
              <w:r>
                <w:t>Nvarchar</w:t>
              </w:r>
              <w:proofErr w:type="spellEnd"/>
              <w:r>
                <w:t>(</w:t>
              </w:r>
              <w:proofErr w:type="gramEnd"/>
              <w:r>
                <w:t>50)</w:t>
              </w:r>
            </w:ins>
          </w:p>
        </w:tc>
        <w:tc>
          <w:tcPr>
            <w:tcW w:w="1097" w:type="dxa"/>
            <w:tcPrChange w:id="2004" w:author="Ngọc Hiển nguyễn" w:date="2019-07-06T00:21:00Z">
              <w:tcPr>
                <w:tcW w:w="1860" w:type="dxa"/>
              </w:tcPr>
            </w:tcPrChange>
          </w:tcPr>
          <w:p w14:paraId="5A7EB853" w14:textId="21B36764" w:rsidR="004D5B84" w:rsidRDefault="004D5B84" w:rsidP="00D14140">
            <w:pPr>
              <w:pStyle w:val="oancuaDanhsach"/>
              <w:ind w:left="0"/>
              <w:rPr>
                <w:ins w:id="2005" w:author="Ngọc Hiển nguyễn" w:date="2019-07-06T00:02:00Z"/>
              </w:rPr>
            </w:pPr>
            <w:proofErr w:type="spellStart"/>
            <w:ins w:id="2006" w:author="Ngọc Hiển nguyễn" w:date="2019-07-06T00:03:00Z">
              <w:r>
                <w:t>Tên</w:t>
              </w:r>
              <w:proofErr w:type="spellEnd"/>
              <w:r>
                <w:t xml:space="preserve"> </w:t>
              </w:r>
              <w:proofErr w:type="spellStart"/>
              <w:r>
                <w:t>loại</w:t>
              </w:r>
              <w:proofErr w:type="spellEnd"/>
              <w:r>
                <w:t xml:space="preserve"> </w:t>
              </w:r>
              <w:proofErr w:type="spellStart"/>
              <w:r>
                <w:t>khách</w:t>
              </w:r>
              <w:proofErr w:type="spellEnd"/>
              <w:r>
                <w:t xml:space="preserve"> </w:t>
              </w:r>
              <w:proofErr w:type="spellStart"/>
              <w:r>
                <w:t>hàng</w:t>
              </w:r>
            </w:ins>
            <w:proofErr w:type="spellEnd"/>
          </w:p>
        </w:tc>
      </w:tr>
      <w:tr w:rsidR="004D5B84" w14:paraId="73B271D4" w14:textId="77777777" w:rsidTr="00990D7E">
        <w:trPr>
          <w:ins w:id="2007" w:author="Ngọc Hiển nguyễn" w:date="2019-07-06T00:02:00Z"/>
        </w:trPr>
        <w:tc>
          <w:tcPr>
            <w:tcW w:w="2980" w:type="dxa"/>
            <w:tcPrChange w:id="2008" w:author="Ngọc Hiển nguyễn" w:date="2019-07-06T00:21:00Z">
              <w:tcPr>
                <w:tcW w:w="2249" w:type="dxa"/>
                <w:gridSpan w:val="2"/>
              </w:tcPr>
            </w:tcPrChange>
          </w:tcPr>
          <w:p w14:paraId="30FBD20B" w14:textId="77777777" w:rsidR="004D5B84" w:rsidRDefault="004D5B84" w:rsidP="00D14140">
            <w:pPr>
              <w:pStyle w:val="oancuaDanhsach"/>
              <w:ind w:left="0"/>
              <w:rPr>
                <w:ins w:id="2009" w:author="Ngọc Hiển nguyễn" w:date="2019-07-06T00:02:00Z"/>
              </w:rPr>
            </w:pPr>
          </w:p>
        </w:tc>
        <w:tc>
          <w:tcPr>
            <w:tcW w:w="2442" w:type="dxa"/>
            <w:tcPrChange w:id="2010" w:author="Ngọc Hiển nguyễn" w:date="2019-07-06T00:21:00Z">
              <w:tcPr>
                <w:tcW w:w="2529" w:type="dxa"/>
                <w:gridSpan w:val="2"/>
              </w:tcPr>
            </w:tcPrChange>
          </w:tcPr>
          <w:p w14:paraId="47B5C5CA" w14:textId="7927F850" w:rsidR="004D5B84" w:rsidRDefault="004D5B84" w:rsidP="00D14140">
            <w:pPr>
              <w:pStyle w:val="oancuaDanhsach"/>
              <w:ind w:left="0"/>
              <w:rPr>
                <w:ins w:id="2011" w:author="Ngọc Hiển nguyễn" w:date="2019-07-06T00:02:00Z"/>
              </w:rPr>
            </w:pPr>
            <w:proofErr w:type="spellStart"/>
            <w:ins w:id="2012" w:author="Ngọc Hiển nguyễn" w:date="2019-07-06T00:03:00Z">
              <w:r>
                <w:t>TyL</w:t>
              </w:r>
            </w:ins>
            <w:ins w:id="2013" w:author="Ngọc Hiển nguyễn" w:date="2019-07-06T00:04:00Z">
              <w:r>
                <w:t>eGiamGia</w:t>
              </w:r>
            </w:ins>
            <w:proofErr w:type="spellEnd"/>
          </w:p>
        </w:tc>
        <w:tc>
          <w:tcPr>
            <w:tcW w:w="1751" w:type="dxa"/>
            <w:tcPrChange w:id="2014" w:author="Ngọc Hiển nguyễn" w:date="2019-07-06T00:21:00Z">
              <w:tcPr>
                <w:tcW w:w="1632" w:type="dxa"/>
                <w:gridSpan w:val="2"/>
              </w:tcPr>
            </w:tcPrChange>
          </w:tcPr>
          <w:p w14:paraId="2371AF66" w14:textId="792B01EA" w:rsidR="004D5B84" w:rsidRDefault="004D5B84" w:rsidP="00D14140">
            <w:pPr>
              <w:pStyle w:val="oancuaDanhsach"/>
              <w:ind w:left="0"/>
              <w:rPr>
                <w:ins w:id="2015" w:author="Ngọc Hiển nguyễn" w:date="2019-07-06T00:02:00Z"/>
              </w:rPr>
            </w:pPr>
            <w:ins w:id="2016" w:author="Ngọc Hiển nguyễn" w:date="2019-07-06T00:04:00Z">
              <w:r>
                <w:t>float</w:t>
              </w:r>
            </w:ins>
          </w:p>
        </w:tc>
        <w:tc>
          <w:tcPr>
            <w:tcW w:w="1097" w:type="dxa"/>
            <w:tcPrChange w:id="2017" w:author="Ngọc Hiển nguyễn" w:date="2019-07-06T00:21:00Z">
              <w:tcPr>
                <w:tcW w:w="1860" w:type="dxa"/>
              </w:tcPr>
            </w:tcPrChange>
          </w:tcPr>
          <w:p w14:paraId="5B62ADCD" w14:textId="12DF3816" w:rsidR="004D5B84" w:rsidRDefault="004D5B84" w:rsidP="00D14140">
            <w:pPr>
              <w:pStyle w:val="oancuaDanhsach"/>
              <w:ind w:left="0"/>
              <w:rPr>
                <w:ins w:id="2018" w:author="Ngọc Hiển nguyễn" w:date="2019-07-06T00:02:00Z"/>
              </w:rPr>
            </w:pPr>
            <w:proofErr w:type="spellStart"/>
            <w:ins w:id="2019" w:author="Ngọc Hiển nguyễn" w:date="2019-07-06T00:04:00Z">
              <w:r>
                <w:t>Tỷ</w:t>
              </w:r>
              <w:proofErr w:type="spellEnd"/>
              <w:r>
                <w:t xml:space="preserve"> </w:t>
              </w:r>
              <w:proofErr w:type="spellStart"/>
              <w:r>
                <w:t>lệ</w:t>
              </w:r>
              <w:proofErr w:type="spellEnd"/>
              <w:r>
                <w:t xml:space="preserve"> </w:t>
              </w:r>
              <w:proofErr w:type="spellStart"/>
              <w:r>
                <w:t>giảm</w:t>
              </w:r>
              <w:proofErr w:type="spellEnd"/>
              <w:r>
                <w:t xml:space="preserve"> </w:t>
              </w:r>
              <w:proofErr w:type="spellStart"/>
              <w:r>
                <w:t>giá</w:t>
              </w:r>
            </w:ins>
            <w:proofErr w:type="spellEnd"/>
          </w:p>
        </w:tc>
      </w:tr>
      <w:tr w:rsidR="004D5B84" w14:paraId="3D3B2B66" w14:textId="77777777" w:rsidTr="00990D7E">
        <w:trPr>
          <w:ins w:id="2020" w:author="Ngọc Hiển nguyễn" w:date="2019-07-06T00:04:00Z"/>
        </w:trPr>
        <w:tc>
          <w:tcPr>
            <w:tcW w:w="2980" w:type="dxa"/>
            <w:tcPrChange w:id="2021" w:author="Ngọc Hiển nguyễn" w:date="2019-07-06T00:21:00Z">
              <w:tcPr>
                <w:tcW w:w="2249" w:type="dxa"/>
                <w:gridSpan w:val="2"/>
              </w:tcPr>
            </w:tcPrChange>
          </w:tcPr>
          <w:p w14:paraId="779248F3" w14:textId="77777777" w:rsidR="004D5B84" w:rsidRDefault="004D5B84" w:rsidP="00D14140">
            <w:pPr>
              <w:pStyle w:val="oancuaDanhsach"/>
              <w:ind w:left="0"/>
              <w:rPr>
                <w:ins w:id="2022" w:author="Ngọc Hiển nguyễn" w:date="2019-07-06T00:04:00Z"/>
              </w:rPr>
            </w:pPr>
          </w:p>
        </w:tc>
        <w:tc>
          <w:tcPr>
            <w:tcW w:w="2442" w:type="dxa"/>
            <w:tcPrChange w:id="2023" w:author="Ngọc Hiển nguyễn" w:date="2019-07-06T00:21:00Z">
              <w:tcPr>
                <w:tcW w:w="2529" w:type="dxa"/>
                <w:gridSpan w:val="2"/>
              </w:tcPr>
            </w:tcPrChange>
          </w:tcPr>
          <w:p w14:paraId="420577BB" w14:textId="44B43A73" w:rsidR="004D5B84" w:rsidRDefault="004D5B84" w:rsidP="00D14140">
            <w:pPr>
              <w:pStyle w:val="oancuaDanhsach"/>
              <w:ind w:left="0"/>
              <w:rPr>
                <w:ins w:id="2024" w:author="Ngọc Hiển nguyễn" w:date="2019-07-06T00:04:00Z"/>
              </w:rPr>
            </w:pPr>
            <w:proofErr w:type="spellStart"/>
            <w:ins w:id="2025" w:author="Ngọc Hiển nguyễn" w:date="2019-07-06T00:04:00Z">
              <w:r>
                <w:t>MucDiem</w:t>
              </w:r>
              <w:proofErr w:type="spellEnd"/>
            </w:ins>
          </w:p>
        </w:tc>
        <w:tc>
          <w:tcPr>
            <w:tcW w:w="1751" w:type="dxa"/>
            <w:tcPrChange w:id="2026" w:author="Ngọc Hiển nguyễn" w:date="2019-07-06T00:21:00Z">
              <w:tcPr>
                <w:tcW w:w="1632" w:type="dxa"/>
                <w:gridSpan w:val="2"/>
              </w:tcPr>
            </w:tcPrChange>
          </w:tcPr>
          <w:p w14:paraId="66CF18AC" w14:textId="3B20D98E" w:rsidR="004D5B84" w:rsidRDefault="004D5B84" w:rsidP="00D14140">
            <w:pPr>
              <w:pStyle w:val="oancuaDanhsach"/>
              <w:ind w:left="0"/>
              <w:rPr>
                <w:ins w:id="2027" w:author="Ngọc Hiển nguyễn" w:date="2019-07-06T00:04:00Z"/>
              </w:rPr>
            </w:pPr>
            <w:ins w:id="2028" w:author="Ngọc Hiển nguyễn" w:date="2019-07-06T00:04:00Z">
              <w:r>
                <w:t>int</w:t>
              </w:r>
            </w:ins>
          </w:p>
        </w:tc>
        <w:tc>
          <w:tcPr>
            <w:tcW w:w="1097" w:type="dxa"/>
            <w:tcPrChange w:id="2029" w:author="Ngọc Hiển nguyễn" w:date="2019-07-06T00:21:00Z">
              <w:tcPr>
                <w:tcW w:w="1860" w:type="dxa"/>
              </w:tcPr>
            </w:tcPrChange>
          </w:tcPr>
          <w:p w14:paraId="31F27339" w14:textId="25939B85" w:rsidR="004D5B84" w:rsidRDefault="004D5B84" w:rsidP="00D14140">
            <w:pPr>
              <w:pStyle w:val="oancuaDanhsach"/>
              <w:ind w:left="0"/>
              <w:rPr>
                <w:ins w:id="2030" w:author="Ngọc Hiển nguyễn" w:date="2019-07-06T00:04:00Z"/>
              </w:rPr>
            </w:pPr>
            <w:proofErr w:type="spellStart"/>
            <w:ins w:id="2031" w:author="Ngọc Hiển nguyễn" w:date="2019-07-06T00:04:00Z">
              <w:r>
                <w:t>Mức</w:t>
              </w:r>
              <w:proofErr w:type="spellEnd"/>
              <w:r>
                <w:t xml:space="preserve"> </w:t>
              </w:r>
              <w:proofErr w:type="spellStart"/>
              <w:r>
                <w:t>điểm</w:t>
              </w:r>
              <w:proofErr w:type="spellEnd"/>
            </w:ins>
          </w:p>
        </w:tc>
      </w:tr>
      <w:tr w:rsidR="00D14140" w:rsidDel="004D5B84" w14:paraId="3B161A73" w14:textId="2E6020DD" w:rsidTr="00990D7E">
        <w:trPr>
          <w:ins w:id="2032" w:author="Ngoc Khai Nguyen" w:date="2019-05-29T01:42:00Z"/>
          <w:del w:id="2033" w:author="Ngọc Hiển nguyễn" w:date="2019-07-06T00:01:00Z"/>
        </w:trPr>
        <w:tc>
          <w:tcPr>
            <w:tcW w:w="2980" w:type="dxa"/>
            <w:tcPrChange w:id="2034" w:author="Ngọc Hiển nguyễn" w:date="2019-07-06T00:21:00Z">
              <w:tcPr>
                <w:tcW w:w="1571" w:type="dxa"/>
              </w:tcPr>
            </w:tcPrChange>
          </w:tcPr>
          <w:p w14:paraId="2BD05711" w14:textId="2E2DB480" w:rsidR="00D14140" w:rsidDel="004D5B84" w:rsidRDefault="00D14140" w:rsidP="00D14140">
            <w:pPr>
              <w:pStyle w:val="oancuaDanhsach"/>
              <w:ind w:left="0"/>
              <w:rPr>
                <w:ins w:id="2035" w:author="Ngoc Khai Nguyen" w:date="2019-05-29T01:42:00Z"/>
                <w:del w:id="2036" w:author="Ngọc Hiển nguyễn" w:date="2019-07-06T00:01:00Z"/>
              </w:rPr>
            </w:pPr>
          </w:p>
        </w:tc>
        <w:tc>
          <w:tcPr>
            <w:tcW w:w="2442" w:type="dxa"/>
            <w:tcPrChange w:id="2037" w:author="Ngọc Hiển nguyễn" w:date="2019-07-06T00:21:00Z">
              <w:tcPr>
                <w:tcW w:w="1881" w:type="dxa"/>
                <w:gridSpan w:val="2"/>
              </w:tcPr>
            </w:tcPrChange>
          </w:tcPr>
          <w:p w14:paraId="72A8F8D8" w14:textId="2A7250D8" w:rsidR="00D14140" w:rsidDel="004D5B84" w:rsidRDefault="00D14140" w:rsidP="00D14140">
            <w:pPr>
              <w:pStyle w:val="oancuaDanhsach"/>
              <w:ind w:left="0"/>
              <w:rPr>
                <w:ins w:id="2038" w:author="Ngoc Khai Nguyen" w:date="2019-05-29T01:42:00Z"/>
                <w:del w:id="2039" w:author="Ngọc Hiển nguyễn" w:date="2019-07-06T00:01:00Z"/>
              </w:rPr>
            </w:pPr>
            <w:ins w:id="2040" w:author="Ngoc Khai Nguyen" w:date="2019-05-29T01:42:00Z">
              <w:del w:id="2041" w:author="Ngọc Hiển nguyễn" w:date="2019-07-06T00:01:00Z">
                <w:r w:rsidDel="004D5B84">
                  <w:delText>Debt</w:delText>
                </w:r>
              </w:del>
            </w:ins>
          </w:p>
        </w:tc>
        <w:tc>
          <w:tcPr>
            <w:tcW w:w="1751" w:type="dxa"/>
            <w:tcPrChange w:id="2042" w:author="Ngọc Hiển nguyễn" w:date="2019-07-06T00:21:00Z">
              <w:tcPr>
                <w:tcW w:w="1410" w:type="dxa"/>
                <w:gridSpan w:val="2"/>
              </w:tcPr>
            </w:tcPrChange>
          </w:tcPr>
          <w:p w14:paraId="575F7638" w14:textId="7E9426BD" w:rsidR="00D14140" w:rsidDel="004D5B84" w:rsidRDefault="00D14140" w:rsidP="00D14140">
            <w:pPr>
              <w:pStyle w:val="oancuaDanhsach"/>
              <w:ind w:left="0"/>
              <w:rPr>
                <w:ins w:id="2043" w:author="Ngoc Khai Nguyen" w:date="2019-05-29T01:42:00Z"/>
                <w:del w:id="2044" w:author="Ngọc Hiển nguyễn" w:date="2019-07-06T00:01:00Z"/>
              </w:rPr>
            </w:pPr>
            <w:ins w:id="2045" w:author="Ngoc Khai Nguyen" w:date="2019-05-29T01:42:00Z">
              <w:del w:id="2046" w:author="Ngọc Hiển nguyễn" w:date="2019-07-06T00:01:00Z">
                <w:r w:rsidDel="004D5B84">
                  <w:delText>Int</w:delText>
                </w:r>
              </w:del>
            </w:ins>
          </w:p>
        </w:tc>
        <w:tc>
          <w:tcPr>
            <w:tcW w:w="1097" w:type="dxa"/>
            <w:tcPrChange w:id="2047" w:author="Ngọc Hiển nguyễn" w:date="2019-07-06T00:21:00Z">
              <w:tcPr>
                <w:tcW w:w="3408" w:type="dxa"/>
                <w:gridSpan w:val="2"/>
              </w:tcPr>
            </w:tcPrChange>
          </w:tcPr>
          <w:p w14:paraId="04473703" w14:textId="0248653A" w:rsidR="00D14140" w:rsidDel="004D5B84" w:rsidRDefault="00D14140" w:rsidP="00D14140">
            <w:pPr>
              <w:pStyle w:val="oancuaDanhsach"/>
              <w:ind w:left="0"/>
              <w:rPr>
                <w:ins w:id="2048" w:author="Ngoc Khai Nguyen" w:date="2019-05-29T01:42:00Z"/>
                <w:del w:id="2049" w:author="Ngọc Hiển nguyễn" w:date="2019-07-06T00:01:00Z"/>
              </w:rPr>
            </w:pPr>
            <w:ins w:id="2050" w:author="Ngoc Khai Nguyen" w:date="2019-05-29T01:42:00Z">
              <w:del w:id="2051" w:author="Ngọc Hiển nguyễn" w:date="2019-07-06T00:01:00Z">
                <w:r w:rsidDel="004D5B84">
                  <w:delText>Số tiền nợ</w:delText>
                </w:r>
              </w:del>
            </w:ins>
          </w:p>
        </w:tc>
      </w:tr>
      <w:tr w:rsidR="00D14140" w14:paraId="282102DB" w14:textId="77777777" w:rsidTr="00990D7E">
        <w:trPr>
          <w:ins w:id="2052" w:author="Ngoc Khai Nguyen" w:date="2019-05-29T01:14:00Z"/>
        </w:trPr>
        <w:tc>
          <w:tcPr>
            <w:tcW w:w="2980" w:type="dxa"/>
            <w:vAlign w:val="center"/>
            <w:tcPrChange w:id="2053" w:author="Ngọc Hiển nguyễn" w:date="2019-07-06T00:21:00Z">
              <w:tcPr>
                <w:tcW w:w="1571" w:type="dxa"/>
                <w:vAlign w:val="center"/>
              </w:tcPr>
            </w:tcPrChange>
          </w:tcPr>
          <w:p w14:paraId="0B4BADF3" w14:textId="4FAD2B7E" w:rsidR="00D14140" w:rsidRDefault="004D5B84">
            <w:pPr>
              <w:pStyle w:val="oancuaDanhsach"/>
              <w:tabs>
                <w:tab w:val="left" w:pos="780"/>
              </w:tabs>
              <w:ind w:left="0"/>
              <w:rPr>
                <w:ins w:id="2054" w:author="Ngoc Khai Nguyen" w:date="2019-05-29T01:14:00Z"/>
              </w:rPr>
              <w:pPrChange w:id="2055" w:author="Hoan Ng" w:date="2019-05-29T01:15:00Z">
                <w:pPr>
                  <w:pStyle w:val="oancuaDanhsach"/>
                  <w:ind w:left="0"/>
                </w:pPr>
              </w:pPrChange>
            </w:pPr>
            <w:proofErr w:type="spellStart"/>
            <w:ins w:id="2056" w:author="Ngọc Hiển nguyễn" w:date="2019-07-06T00:05:00Z">
              <w:r>
                <w:t>HoaDon</w:t>
              </w:r>
            </w:ins>
            <w:proofErr w:type="spellEnd"/>
            <w:ins w:id="2057" w:author="Ngoc Khai Nguyen" w:date="2019-05-29T01:15:00Z">
              <w:del w:id="2058" w:author="Ngọc Hiển nguyễn" w:date="2019-07-06T00:05:00Z">
                <w:r w:rsidR="00D14140" w:rsidDel="004D5B84">
                  <w:delText>BILL</w:delText>
                </w:r>
              </w:del>
            </w:ins>
          </w:p>
        </w:tc>
        <w:tc>
          <w:tcPr>
            <w:tcW w:w="2442" w:type="dxa"/>
            <w:vAlign w:val="center"/>
            <w:tcPrChange w:id="2059" w:author="Ngọc Hiển nguyễn" w:date="2019-07-06T00:21:00Z">
              <w:tcPr>
                <w:tcW w:w="1881" w:type="dxa"/>
                <w:gridSpan w:val="2"/>
                <w:vAlign w:val="center"/>
              </w:tcPr>
            </w:tcPrChange>
          </w:tcPr>
          <w:p w14:paraId="715CF434" w14:textId="32B6671A" w:rsidR="00D14140" w:rsidRDefault="004D5B84" w:rsidP="00D14140">
            <w:pPr>
              <w:pStyle w:val="oancuaDanhsach"/>
              <w:ind w:left="0"/>
              <w:rPr>
                <w:ins w:id="2060" w:author="Ngoc Khai Nguyen" w:date="2019-05-29T01:14:00Z"/>
              </w:rPr>
            </w:pPr>
            <w:proofErr w:type="spellStart"/>
            <w:ins w:id="2061" w:author="Ngọc Hiển nguyễn" w:date="2019-07-06T00:05:00Z">
              <w:r>
                <w:t>MaHD</w:t>
              </w:r>
            </w:ins>
            <w:proofErr w:type="spellEnd"/>
            <w:ins w:id="2062" w:author="Ngoc Khai Nguyen" w:date="2019-05-29T01:16:00Z">
              <w:del w:id="2063" w:author="Ngọc Hiển nguyễn" w:date="2019-07-06T00:05:00Z">
                <w:r w:rsidR="00D14140" w:rsidDel="004D5B84">
                  <w:delText>BillId</w:delText>
                </w:r>
              </w:del>
            </w:ins>
          </w:p>
        </w:tc>
        <w:tc>
          <w:tcPr>
            <w:tcW w:w="1751" w:type="dxa"/>
            <w:vAlign w:val="center"/>
            <w:tcPrChange w:id="2064" w:author="Ngọc Hiển nguyễn" w:date="2019-07-06T00:21:00Z">
              <w:tcPr>
                <w:tcW w:w="1410" w:type="dxa"/>
                <w:gridSpan w:val="2"/>
                <w:vAlign w:val="center"/>
              </w:tcPr>
            </w:tcPrChange>
          </w:tcPr>
          <w:p w14:paraId="1611602F" w14:textId="45BF6C3C" w:rsidR="00D14140" w:rsidRDefault="00D14140" w:rsidP="00D14140">
            <w:pPr>
              <w:pStyle w:val="oancuaDanhsach"/>
              <w:ind w:left="0"/>
              <w:rPr>
                <w:ins w:id="2065" w:author="Ngoc Khai Nguyen" w:date="2019-05-29T01:14:00Z"/>
              </w:rPr>
            </w:pPr>
            <w:ins w:id="2066" w:author="Ngoc Khai Nguyen" w:date="2019-05-29T01:16:00Z">
              <w:r>
                <w:t>int</w:t>
              </w:r>
            </w:ins>
          </w:p>
        </w:tc>
        <w:tc>
          <w:tcPr>
            <w:tcW w:w="1097" w:type="dxa"/>
            <w:vAlign w:val="center"/>
            <w:tcPrChange w:id="2067" w:author="Ngọc Hiển nguyễn" w:date="2019-07-06T00:21:00Z">
              <w:tcPr>
                <w:tcW w:w="3408" w:type="dxa"/>
                <w:gridSpan w:val="2"/>
                <w:vAlign w:val="center"/>
              </w:tcPr>
            </w:tcPrChange>
          </w:tcPr>
          <w:p w14:paraId="33A3B721" w14:textId="6DD85C2A" w:rsidR="00D14140" w:rsidRDefault="00D14140" w:rsidP="00D14140">
            <w:pPr>
              <w:pStyle w:val="oancuaDanhsach"/>
              <w:ind w:left="0"/>
              <w:rPr>
                <w:ins w:id="2068" w:author="Ngoc Khai Nguyen" w:date="2019-05-29T01:14:00Z"/>
              </w:rPr>
            </w:pPr>
            <w:proofErr w:type="spellStart"/>
            <w:ins w:id="2069" w:author="Ngoc Khai Nguyen" w:date="2019-05-29T01:17:00Z">
              <w:r>
                <w:t>Mã</w:t>
              </w:r>
              <w:proofErr w:type="spellEnd"/>
              <w:r>
                <w:t xml:space="preserve"> </w:t>
              </w:r>
              <w:proofErr w:type="spellStart"/>
              <w:r>
                <w:t>hóa</w:t>
              </w:r>
              <w:proofErr w:type="spellEnd"/>
              <w:r>
                <w:t xml:space="preserve"> </w:t>
              </w:r>
              <w:proofErr w:type="spellStart"/>
              <w:r>
                <w:t>đơn</w:t>
              </w:r>
            </w:ins>
            <w:proofErr w:type="spellEnd"/>
          </w:p>
        </w:tc>
      </w:tr>
      <w:tr w:rsidR="00D14140" w14:paraId="2B63A6C7" w14:textId="77777777" w:rsidTr="00990D7E">
        <w:trPr>
          <w:ins w:id="2070" w:author="Ngoc Khai Nguyen" w:date="2019-05-29T01:18:00Z"/>
        </w:trPr>
        <w:tc>
          <w:tcPr>
            <w:tcW w:w="2980" w:type="dxa"/>
            <w:vAlign w:val="center"/>
            <w:tcPrChange w:id="2071" w:author="Ngọc Hiển nguyễn" w:date="2019-07-06T00:21:00Z">
              <w:tcPr>
                <w:tcW w:w="1571" w:type="dxa"/>
                <w:vAlign w:val="center"/>
              </w:tcPr>
            </w:tcPrChange>
          </w:tcPr>
          <w:p w14:paraId="2621CB0F" w14:textId="77777777" w:rsidR="00D14140" w:rsidRDefault="00D14140" w:rsidP="00D14140">
            <w:pPr>
              <w:pStyle w:val="oancuaDanhsach"/>
              <w:tabs>
                <w:tab w:val="left" w:pos="780"/>
              </w:tabs>
              <w:ind w:left="0"/>
              <w:rPr>
                <w:ins w:id="2072" w:author="Ngoc Khai Nguyen" w:date="2019-05-29T01:18:00Z"/>
              </w:rPr>
            </w:pPr>
          </w:p>
        </w:tc>
        <w:tc>
          <w:tcPr>
            <w:tcW w:w="2442" w:type="dxa"/>
            <w:vAlign w:val="center"/>
            <w:tcPrChange w:id="2073" w:author="Ngọc Hiển nguyễn" w:date="2019-07-06T00:21:00Z">
              <w:tcPr>
                <w:tcW w:w="1881" w:type="dxa"/>
                <w:gridSpan w:val="2"/>
                <w:vAlign w:val="center"/>
              </w:tcPr>
            </w:tcPrChange>
          </w:tcPr>
          <w:p w14:paraId="7977CD32" w14:textId="2225BEAD" w:rsidR="00D14140" w:rsidRDefault="004D5B84" w:rsidP="00D14140">
            <w:pPr>
              <w:pStyle w:val="oancuaDanhsach"/>
              <w:ind w:left="0"/>
              <w:rPr>
                <w:ins w:id="2074" w:author="Ngoc Khai Nguyen" w:date="2019-05-29T01:18:00Z"/>
              </w:rPr>
            </w:pPr>
            <w:proofErr w:type="spellStart"/>
            <w:ins w:id="2075" w:author="Ngọc Hiển nguyễn" w:date="2019-07-06T00:05:00Z">
              <w:r>
                <w:t>MaKH</w:t>
              </w:r>
            </w:ins>
            <w:proofErr w:type="spellEnd"/>
            <w:ins w:id="2076" w:author="Ngoc Khai Nguyen" w:date="2019-05-29T01:18:00Z">
              <w:del w:id="2077" w:author="Ngọc Hiển nguyễn" w:date="2019-07-06T00:05:00Z">
                <w:r w:rsidR="00D14140" w:rsidDel="004D5B84">
                  <w:delText>CustomerId</w:delText>
                </w:r>
              </w:del>
            </w:ins>
          </w:p>
        </w:tc>
        <w:tc>
          <w:tcPr>
            <w:tcW w:w="1751" w:type="dxa"/>
            <w:vAlign w:val="center"/>
            <w:tcPrChange w:id="2078" w:author="Ngọc Hiển nguyễn" w:date="2019-07-06T00:21:00Z">
              <w:tcPr>
                <w:tcW w:w="1410" w:type="dxa"/>
                <w:gridSpan w:val="2"/>
                <w:vAlign w:val="center"/>
              </w:tcPr>
            </w:tcPrChange>
          </w:tcPr>
          <w:p w14:paraId="0407F3B3" w14:textId="626EE67A" w:rsidR="00D14140" w:rsidRDefault="00D14140" w:rsidP="00D14140">
            <w:pPr>
              <w:pStyle w:val="oancuaDanhsach"/>
              <w:ind w:left="0"/>
              <w:rPr>
                <w:ins w:id="2079" w:author="Ngoc Khai Nguyen" w:date="2019-05-29T01:18:00Z"/>
              </w:rPr>
            </w:pPr>
            <w:ins w:id="2080" w:author="Ngoc Khai Nguyen" w:date="2019-05-29T01:18:00Z">
              <w:r>
                <w:t>int</w:t>
              </w:r>
            </w:ins>
          </w:p>
        </w:tc>
        <w:tc>
          <w:tcPr>
            <w:tcW w:w="1097" w:type="dxa"/>
            <w:vAlign w:val="center"/>
            <w:tcPrChange w:id="2081" w:author="Ngọc Hiển nguyễn" w:date="2019-07-06T00:21:00Z">
              <w:tcPr>
                <w:tcW w:w="3408" w:type="dxa"/>
                <w:gridSpan w:val="2"/>
                <w:vAlign w:val="center"/>
              </w:tcPr>
            </w:tcPrChange>
          </w:tcPr>
          <w:p w14:paraId="401CC94F" w14:textId="1B1F0421" w:rsidR="00D14140" w:rsidRDefault="00D14140" w:rsidP="00D14140">
            <w:pPr>
              <w:pStyle w:val="oancuaDanhsach"/>
              <w:ind w:left="0"/>
              <w:rPr>
                <w:ins w:id="2082" w:author="Ngoc Khai Nguyen" w:date="2019-05-29T01:18:00Z"/>
              </w:rPr>
            </w:pPr>
            <w:proofErr w:type="spellStart"/>
            <w:ins w:id="2083" w:author="Ngoc Khai Nguyen" w:date="2019-05-29T01:18:00Z">
              <w:r>
                <w:t>Mã</w:t>
              </w:r>
              <w:proofErr w:type="spellEnd"/>
              <w:r>
                <w:t xml:space="preserve"> </w:t>
              </w:r>
              <w:proofErr w:type="spellStart"/>
              <w:r>
                <w:t>khách</w:t>
              </w:r>
              <w:proofErr w:type="spellEnd"/>
              <w:r>
                <w:t xml:space="preserve"> </w:t>
              </w:r>
              <w:proofErr w:type="spellStart"/>
              <w:r>
                <w:t>hàng</w:t>
              </w:r>
              <w:proofErr w:type="spellEnd"/>
            </w:ins>
          </w:p>
        </w:tc>
      </w:tr>
      <w:tr w:rsidR="00D14140" w14:paraId="3FA5C6BE" w14:textId="77777777" w:rsidTr="00990D7E">
        <w:trPr>
          <w:ins w:id="2084" w:author="Ngoc Khai Nguyen" w:date="2019-05-29T01:18:00Z"/>
        </w:trPr>
        <w:tc>
          <w:tcPr>
            <w:tcW w:w="2980" w:type="dxa"/>
            <w:vAlign w:val="center"/>
            <w:tcPrChange w:id="2085" w:author="Ngọc Hiển nguyễn" w:date="2019-07-06T00:21:00Z">
              <w:tcPr>
                <w:tcW w:w="1571" w:type="dxa"/>
                <w:vAlign w:val="center"/>
              </w:tcPr>
            </w:tcPrChange>
          </w:tcPr>
          <w:p w14:paraId="07679CA0" w14:textId="77777777" w:rsidR="00D14140" w:rsidRDefault="00D14140" w:rsidP="00D14140">
            <w:pPr>
              <w:pStyle w:val="oancuaDanhsach"/>
              <w:tabs>
                <w:tab w:val="left" w:pos="780"/>
              </w:tabs>
              <w:ind w:left="0"/>
              <w:rPr>
                <w:ins w:id="2086" w:author="Ngoc Khai Nguyen" w:date="2019-05-29T01:18:00Z"/>
              </w:rPr>
            </w:pPr>
          </w:p>
        </w:tc>
        <w:tc>
          <w:tcPr>
            <w:tcW w:w="2442" w:type="dxa"/>
            <w:vAlign w:val="center"/>
            <w:tcPrChange w:id="2087" w:author="Ngọc Hiển nguyễn" w:date="2019-07-06T00:21:00Z">
              <w:tcPr>
                <w:tcW w:w="1881" w:type="dxa"/>
                <w:gridSpan w:val="2"/>
                <w:vAlign w:val="center"/>
              </w:tcPr>
            </w:tcPrChange>
          </w:tcPr>
          <w:p w14:paraId="2CF057CE" w14:textId="7F5BD4E9" w:rsidR="00D14140" w:rsidRDefault="004D5B84" w:rsidP="00D14140">
            <w:pPr>
              <w:pStyle w:val="oancuaDanhsach"/>
              <w:ind w:left="0"/>
              <w:rPr>
                <w:ins w:id="2088" w:author="Ngoc Khai Nguyen" w:date="2019-05-29T01:18:00Z"/>
              </w:rPr>
            </w:pPr>
            <w:proofErr w:type="spellStart"/>
            <w:ins w:id="2089" w:author="Ngọc Hiển nguyễn" w:date="2019-07-06T00:06:00Z">
              <w:r>
                <w:t>ThoiGian</w:t>
              </w:r>
            </w:ins>
            <w:proofErr w:type="spellEnd"/>
            <w:ins w:id="2090" w:author="Ngoc Khai Nguyen" w:date="2019-05-29T01:19:00Z">
              <w:del w:id="2091" w:author="Ngọc Hiển nguyễn" w:date="2019-07-06T00:06:00Z">
                <w:r w:rsidR="00D14140" w:rsidDel="004D5B84">
                  <w:delText>Date</w:delText>
                </w:r>
              </w:del>
            </w:ins>
          </w:p>
        </w:tc>
        <w:tc>
          <w:tcPr>
            <w:tcW w:w="1751" w:type="dxa"/>
            <w:vAlign w:val="center"/>
            <w:tcPrChange w:id="2092" w:author="Ngọc Hiển nguyễn" w:date="2019-07-06T00:21:00Z">
              <w:tcPr>
                <w:tcW w:w="1410" w:type="dxa"/>
                <w:gridSpan w:val="2"/>
                <w:vAlign w:val="center"/>
              </w:tcPr>
            </w:tcPrChange>
          </w:tcPr>
          <w:p w14:paraId="1B653DB9" w14:textId="415913A1" w:rsidR="00D14140" w:rsidRDefault="00D14140" w:rsidP="00D14140">
            <w:pPr>
              <w:pStyle w:val="oancuaDanhsach"/>
              <w:ind w:left="0"/>
              <w:rPr>
                <w:ins w:id="2093" w:author="Ngoc Khai Nguyen" w:date="2019-05-29T01:18:00Z"/>
              </w:rPr>
            </w:pPr>
            <w:ins w:id="2094" w:author="Ngoc Khai Nguyen" w:date="2019-05-29T01:19:00Z">
              <w:r>
                <w:t>date</w:t>
              </w:r>
            </w:ins>
            <w:ins w:id="2095" w:author="Ngọc Hiển nguyễn" w:date="2019-07-06T00:06:00Z">
              <w:r w:rsidR="004D5B84">
                <w:t>time</w:t>
              </w:r>
            </w:ins>
          </w:p>
        </w:tc>
        <w:tc>
          <w:tcPr>
            <w:tcW w:w="1097" w:type="dxa"/>
            <w:vAlign w:val="center"/>
            <w:tcPrChange w:id="2096" w:author="Ngọc Hiển nguyễn" w:date="2019-07-06T00:21:00Z">
              <w:tcPr>
                <w:tcW w:w="3408" w:type="dxa"/>
                <w:gridSpan w:val="2"/>
                <w:vAlign w:val="center"/>
              </w:tcPr>
            </w:tcPrChange>
          </w:tcPr>
          <w:p w14:paraId="15FDAB6A" w14:textId="67F07D98" w:rsidR="00D14140" w:rsidRDefault="00D14140" w:rsidP="00D14140">
            <w:pPr>
              <w:pStyle w:val="oancuaDanhsach"/>
              <w:ind w:left="0"/>
              <w:rPr>
                <w:ins w:id="2097" w:author="Ngoc Khai Nguyen" w:date="2019-05-29T01:18:00Z"/>
              </w:rPr>
            </w:pPr>
            <w:proofErr w:type="spellStart"/>
            <w:ins w:id="2098" w:author="Ngoc Khai Nguyen" w:date="2019-05-29T01:19:00Z">
              <w:r>
                <w:t>Ngày</w:t>
              </w:r>
              <w:proofErr w:type="spellEnd"/>
              <w:r>
                <w:t xml:space="preserve"> </w:t>
              </w:r>
              <w:proofErr w:type="spellStart"/>
              <w:r>
                <w:t>giờ</w:t>
              </w:r>
              <w:proofErr w:type="spellEnd"/>
              <w:r>
                <w:t xml:space="preserve"> </w:t>
              </w:r>
              <w:proofErr w:type="spellStart"/>
              <w:r>
                <w:t>lập</w:t>
              </w:r>
              <w:proofErr w:type="spellEnd"/>
              <w:r>
                <w:t xml:space="preserve"> </w:t>
              </w:r>
              <w:proofErr w:type="spellStart"/>
              <w:r>
                <w:t>hóa</w:t>
              </w:r>
              <w:proofErr w:type="spellEnd"/>
              <w:r>
                <w:t xml:space="preserve"> </w:t>
              </w:r>
              <w:proofErr w:type="spellStart"/>
              <w:r>
                <w:t>đơn</w:t>
              </w:r>
            </w:ins>
            <w:proofErr w:type="spellEnd"/>
          </w:p>
        </w:tc>
      </w:tr>
      <w:tr w:rsidR="00331084" w14:paraId="227BA467" w14:textId="77777777" w:rsidTr="00990D7E">
        <w:trPr>
          <w:ins w:id="2099" w:author="Ngọc Hiển nguyễn" w:date="2019-07-06T00:06:00Z"/>
        </w:trPr>
        <w:tc>
          <w:tcPr>
            <w:tcW w:w="2980" w:type="dxa"/>
            <w:vAlign w:val="center"/>
            <w:tcPrChange w:id="2100" w:author="Ngọc Hiển nguyễn" w:date="2019-07-06T00:21:00Z">
              <w:tcPr>
                <w:tcW w:w="2249" w:type="dxa"/>
                <w:gridSpan w:val="2"/>
                <w:vAlign w:val="center"/>
              </w:tcPr>
            </w:tcPrChange>
          </w:tcPr>
          <w:p w14:paraId="3ED27039" w14:textId="77777777" w:rsidR="00331084" w:rsidRDefault="00331084" w:rsidP="00D14140">
            <w:pPr>
              <w:pStyle w:val="oancuaDanhsach"/>
              <w:tabs>
                <w:tab w:val="left" w:pos="780"/>
              </w:tabs>
              <w:ind w:left="0"/>
              <w:rPr>
                <w:ins w:id="2101" w:author="Ngọc Hiển nguyễn" w:date="2019-07-06T00:06:00Z"/>
              </w:rPr>
            </w:pPr>
          </w:p>
        </w:tc>
        <w:tc>
          <w:tcPr>
            <w:tcW w:w="2442" w:type="dxa"/>
            <w:vAlign w:val="center"/>
            <w:tcPrChange w:id="2102" w:author="Ngọc Hiển nguyễn" w:date="2019-07-06T00:21:00Z">
              <w:tcPr>
                <w:tcW w:w="2529" w:type="dxa"/>
                <w:gridSpan w:val="2"/>
                <w:vAlign w:val="center"/>
              </w:tcPr>
            </w:tcPrChange>
          </w:tcPr>
          <w:p w14:paraId="2A282123" w14:textId="15BE4D50" w:rsidR="00331084" w:rsidRDefault="00331084" w:rsidP="00D14140">
            <w:pPr>
              <w:pStyle w:val="oancuaDanhsach"/>
              <w:ind w:left="0"/>
              <w:rPr>
                <w:ins w:id="2103" w:author="Ngọc Hiển nguyễn" w:date="2019-07-06T00:06:00Z"/>
              </w:rPr>
            </w:pPr>
            <w:ins w:id="2104" w:author="Ngọc Hiển nguyễn" w:date="2019-07-06T00:06:00Z">
              <w:r>
                <w:t>Status</w:t>
              </w:r>
            </w:ins>
          </w:p>
        </w:tc>
        <w:tc>
          <w:tcPr>
            <w:tcW w:w="1751" w:type="dxa"/>
            <w:vAlign w:val="center"/>
            <w:tcPrChange w:id="2105" w:author="Ngọc Hiển nguyễn" w:date="2019-07-06T00:21:00Z">
              <w:tcPr>
                <w:tcW w:w="1632" w:type="dxa"/>
                <w:gridSpan w:val="2"/>
                <w:vAlign w:val="center"/>
              </w:tcPr>
            </w:tcPrChange>
          </w:tcPr>
          <w:p w14:paraId="608BFACE" w14:textId="7F984214" w:rsidR="00331084" w:rsidRDefault="00331084" w:rsidP="00D14140">
            <w:pPr>
              <w:pStyle w:val="oancuaDanhsach"/>
              <w:ind w:left="0"/>
              <w:rPr>
                <w:ins w:id="2106" w:author="Ngọc Hiển nguyễn" w:date="2019-07-06T00:06:00Z"/>
              </w:rPr>
            </w:pPr>
            <w:proofErr w:type="spellStart"/>
            <w:proofErr w:type="gramStart"/>
            <w:ins w:id="2107" w:author="Ngọc Hiển nguyễn" w:date="2019-07-06T00:06:00Z">
              <w:r>
                <w:t>Nvarchar</w:t>
              </w:r>
              <w:proofErr w:type="spellEnd"/>
              <w:r>
                <w:t>(</w:t>
              </w:r>
              <w:proofErr w:type="gramEnd"/>
              <w:r>
                <w:t>20)</w:t>
              </w:r>
            </w:ins>
          </w:p>
        </w:tc>
        <w:tc>
          <w:tcPr>
            <w:tcW w:w="1097" w:type="dxa"/>
            <w:vAlign w:val="center"/>
            <w:tcPrChange w:id="2108" w:author="Ngọc Hiển nguyễn" w:date="2019-07-06T00:21:00Z">
              <w:tcPr>
                <w:tcW w:w="1860" w:type="dxa"/>
                <w:vAlign w:val="center"/>
              </w:tcPr>
            </w:tcPrChange>
          </w:tcPr>
          <w:p w14:paraId="7521886D" w14:textId="5A961E0D" w:rsidR="00331084" w:rsidRDefault="00331084" w:rsidP="00D14140">
            <w:pPr>
              <w:pStyle w:val="oancuaDanhsach"/>
              <w:ind w:left="0"/>
              <w:rPr>
                <w:ins w:id="2109" w:author="Ngọc Hiển nguyễn" w:date="2019-07-06T00:06:00Z"/>
              </w:rPr>
            </w:pPr>
            <w:proofErr w:type="spellStart"/>
            <w:ins w:id="2110" w:author="Ngọc Hiển nguyễn" w:date="2019-07-06T00:06:00Z">
              <w:r>
                <w:t>Trạng</w:t>
              </w:r>
              <w:proofErr w:type="spellEnd"/>
              <w:r>
                <w:t xml:space="preserve"> </w:t>
              </w:r>
              <w:proofErr w:type="spellStart"/>
              <w:r>
                <w:t>thái</w:t>
              </w:r>
            </w:ins>
            <w:proofErr w:type="spellEnd"/>
            <w:ins w:id="2111" w:author="Ngọc Hiển nguyễn" w:date="2019-07-06T00:07:00Z">
              <w:r>
                <w:t xml:space="preserve"> </w:t>
              </w:r>
              <w:proofErr w:type="spellStart"/>
              <w:r>
                <w:t>hóa</w:t>
              </w:r>
              <w:proofErr w:type="spellEnd"/>
              <w:r>
                <w:t xml:space="preserve"> </w:t>
              </w:r>
              <w:proofErr w:type="spellStart"/>
              <w:r>
                <w:t>đơn</w:t>
              </w:r>
            </w:ins>
            <w:proofErr w:type="spellEnd"/>
          </w:p>
        </w:tc>
      </w:tr>
      <w:tr w:rsidR="00D14140" w14:paraId="339559DD" w14:textId="77777777" w:rsidTr="00990D7E">
        <w:trPr>
          <w:ins w:id="2112" w:author="Ngoc Khai Nguyen" w:date="2019-05-29T01:19:00Z"/>
        </w:trPr>
        <w:tc>
          <w:tcPr>
            <w:tcW w:w="2980" w:type="dxa"/>
            <w:vAlign w:val="center"/>
            <w:tcPrChange w:id="2113" w:author="Ngọc Hiển nguyễn" w:date="2019-07-06T00:21:00Z">
              <w:tcPr>
                <w:tcW w:w="1571" w:type="dxa"/>
                <w:vAlign w:val="center"/>
              </w:tcPr>
            </w:tcPrChange>
          </w:tcPr>
          <w:p w14:paraId="36157394" w14:textId="3936A303" w:rsidR="00D14140" w:rsidRDefault="00331084" w:rsidP="00D14140">
            <w:pPr>
              <w:pStyle w:val="oancuaDanhsach"/>
              <w:tabs>
                <w:tab w:val="left" w:pos="780"/>
              </w:tabs>
              <w:ind w:left="0"/>
              <w:rPr>
                <w:ins w:id="2114" w:author="Ngoc Khai Nguyen" w:date="2019-05-29T01:19:00Z"/>
              </w:rPr>
            </w:pPr>
            <w:proofErr w:type="spellStart"/>
            <w:ins w:id="2115" w:author="Ngọc Hiển nguyễn" w:date="2019-07-06T00:07:00Z">
              <w:r>
                <w:t>ChiTietHD</w:t>
              </w:r>
            </w:ins>
            <w:proofErr w:type="spellEnd"/>
            <w:ins w:id="2116" w:author="Ngoc Khai Nguyen" w:date="2019-05-29T01:20:00Z">
              <w:del w:id="2117" w:author="Ngọc Hiển nguyễn" w:date="2019-07-06T00:07:00Z">
                <w:r w:rsidR="00D14140" w:rsidDel="00331084">
                  <w:delText>BiLLDETAIL</w:delText>
                </w:r>
              </w:del>
            </w:ins>
          </w:p>
        </w:tc>
        <w:tc>
          <w:tcPr>
            <w:tcW w:w="2442" w:type="dxa"/>
            <w:vAlign w:val="center"/>
            <w:tcPrChange w:id="2118" w:author="Ngọc Hiển nguyễn" w:date="2019-07-06T00:21:00Z">
              <w:tcPr>
                <w:tcW w:w="1881" w:type="dxa"/>
                <w:gridSpan w:val="2"/>
                <w:vAlign w:val="center"/>
              </w:tcPr>
            </w:tcPrChange>
          </w:tcPr>
          <w:p w14:paraId="6FFFB607" w14:textId="1119DE29" w:rsidR="00D14140" w:rsidRDefault="00331084" w:rsidP="00D14140">
            <w:pPr>
              <w:pStyle w:val="oancuaDanhsach"/>
              <w:ind w:left="0"/>
              <w:rPr>
                <w:ins w:id="2119" w:author="Ngoc Khai Nguyen" w:date="2019-05-29T01:19:00Z"/>
              </w:rPr>
            </w:pPr>
            <w:proofErr w:type="spellStart"/>
            <w:ins w:id="2120" w:author="Ngọc Hiển nguyễn" w:date="2019-07-06T00:07:00Z">
              <w:r>
                <w:t>MaCTHD</w:t>
              </w:r>
            </w:ins>
            <w:proofErr w:type="spellEnd"/>
            <w:ins w:id="2121" w:author="Ngoc Khai Nguyen" w:date="2019-05-29T01:20:00Z">
              <w:del w:id="2122" w:author="Ngọc Hiển nguyễn" w:date="2019-07-06T00:07:00Z">
                <w:r w:rsidR="00D14140" w:rsidDel="00331084">
                  <w:delText>BillDetaild</w:delText>
                </w:r>
              </w:del>
            </w:ins>
          </w:p>
        </w:tc>
        <w:tc>
          <w:tcPr>
            <w:tcW w:w="1751" w:type="dxa"/>
            <w:vAlign w:val="center"/>
            <w:tcPrChange w:id="2123" w:author="Ngọc Hiển nguyễn" w:date="2019-07-06T00:21:00Z">
              <w:tcPr>
                <w:tcW w:w="1410" w:type="dxa"/>
                <w:gridSpan w:val="2"/>
                <w:vAlign w:val="center"/>
              </w:tcPr>
            </w:tcPrChange>
          </w:tcPr>
          <w:p w14:paraId="3FF70C66" w14:textId="37E4CDC1" w:rsidR="00D14140" w:rsidRDefault="00D14140" w:rsidP="00D14140">
            <w:pPr>
              <w:pStyle w:val="oancuaDanhsach"/>
              <w:ind w:left="0"/>
              <w:rPr>
                <w:ins w:id="2124" w:author="Ngoc Khai Nguyen" w:date="2019-05-29T01:19:00Z"/>
              </w:rPr>
            </w:pPr>
            <w:ins w:id="2125" w:author="Ngoc Khai Nguyen" w:date="2019-05-29T01:20:00Z">
              <w:r>
                <w:t>int</w:t>
              </w:r>
            </w:ins>
          </w:p>
        </w:tc>
        <w:tc>
          <w:tcPr>
            <w:tcW w:w="1097" w:type="dxa"/>
            <w:vAlign w:val="center"/>
            <w:tcPrChange w:id="2126" w:author="Ngọc Hiển nguyễn" w:date="2019-07-06T00:21:00Z">
              <w:tcPr>
                <w:tcW w:w="3408" w:type="dxa"/>
                <w:gridSpan w:val="2"/>
                <w:vAlign w:val="center"/>
              </w:tcPr>
            </w:tcPrChange>
          </w:tcPr>
          <w:p w14:paraId="03A38797" w14:textId="50EB8543" w:rsidR="00D14140" w:rsidRDefault="00D14140" w:rsidP="00D14140">
            <w:pPr>
              <w:pStyle w:val="oancuaDanhsach"/>
              <w:ind w:left="0"/>
              <w:rPr>
                <w:ins w:id="2127" w:author="Ngoc Khai Nguyen" w:date="2019-05-29T01:19:00Z"/>
              </w:rPr>
            </w:pPr>
            <w:proofErr w:type="spellStart"/>
            <w:ins w:id="2128" w:author="Ngoc Khai Nguyen" w:date="2019-05-29T01:20:00Z">
              <w:r>
                <w:t>Mã</w:t>
              </w:r>
              <w:proofErr w:type="spellEnd"/>
              <w:r>
                <w:t xml:space="preserve"> chi </w:t>
              </w:r>
              <w:proofErr w:type="spellStart"/>
              <w:r>
                <w:t>tiết</w:t>
              </w:r>
              <w:proofErr w:type="spellEnd"/>
              <w:r>
                <w:t xml:space="preserve"> </w:t>
              </w:r>
              <w:proofErr w:type="spellStart"/>
              <w:r>
                <w:t>hóa</w:t>
              </w:r>
              <w:proofErr w:type="spellEnd"/>
              <w:r>
                <w:t xml:space="preserve"> </w:t>
              </w:r>
              <w:proofErr w:type="spellStart"/>
              <w:r>
                <w:t>đơn</w:t>
              </w:r>
            </w:ins>
            <w:proofErr w:type="spellEnd"/>
          </w:p>
        </w:tc>
      </w:tr>
      <w:tr w:rsidR="00D14140" w14:paraId="12D9A7B5" w14:textId="77777777" w:rsidTr="00990D7E">
        <w:trPr>
          <w:ins w:id="2129" w:author="Ngoc Khai Nguyen" w:date="2019-05-29T01:20:00Z"/>
        </w:trPr>
        <w:tc>
          <w:tcPr>
            <w:tcW w:w="2980" w:type="dxa"/>
            <w:vAlign w:val="center"/>
            <w:tcPrChange w:id="2130" w:author="Ngọc Hiển nguyễn" w:date="2019-07-06T00:21:00Z">
              <w:tcPr>
                <w:tcW w:w="1571" w:type="dxa"/>
                <w:vAlign w:val="center"/>
              </w:tcPr>
            </w:tcPrChange>
          </w:tcPr>
          <w:p w14:paraId="1211B5A0" w14:textId="77777777" w:rsidR="00D14140" w:rsidRDefault="00D14140" w:rsidP="00D14140">
            <w:pPr>
              <w:pStyle w:val="oancuaDanhsach"/>
              <w:tabs>
                <w:tab w:val="left" w:pos="780"/>
              </w:tabs>
              <w:ind w:left="0"/>
              <w:rPr>
                <w:ins w:id="2131" w:author="Ngoc Khai Nguyen" w:date="2019-05-29T01:20:00Z"/>
              </w:rPr>
            </w:pPr>
          </w:p>
        </w:tc>
        <w:tc>
          <w:tcPr>
            <w:tcW w:w="2442" w:type="dxa"/>
            <w:vAlign w:val="center"/>
            <w:tcPrChange w:id="2132" w:author="Ngọc Hiển nguyễn" w:date="2019-07-06T00:21:00Z">
              <w:tcPr>
                <w:tcW w:w="1881" w:type="dxa"/>
                <w:gridSpan w:val="2"/>
                <w:vAlign w:val="center"/>
              </w:tcPr>
            </w:tcPrChange>
          </w:tcPr>
          <w:p w14:paraId="4C71817B" w14:textId="7F27B2CA" w:rsidR="00D14140" w:rsidRDefault="00331084" w:rsidP="00D14140">
            <w:pPr>
              <w:pStyle w:val="oancuaDanhsach"/>
              <w:ind w:left="0"/>
              <w:rPr>
                <w:ins w:id="2133" w:author="Ngoc Khai Nguyen" w:date="2019-05-29T01:20:00Z"/>
              </w:rPr>
            </w:pPr>
            <w:proofErr w:type="spellStart"/>
            <w:ins w:id="2134" w:author="Ngọc Hiển nguyễn" w:date="2019-07-06T00:08:00Z">
              <w:r>
                <w:t>MaHD</w:t>
              </w:r>
            </w:ins>
            <w:proofErr w:type="spellEnd"/>
            <w:ins w:id="2135" w:author="Ngoc Khai Nguyen" w:date="2019-05-29T01:20:00Z">
              <w:del w:id="2136" w:author="Ngọc Hiển nguyễn" w:date="2019-07-06T00:08:00Z">
                <w:r w:rsidR="00D14140" w:rsidDel="00331084">
                  <w:delText>BillId</w:delText>
                </w:r>
              </w:del>
            </w:ins>
          </w:p>
        </w:tc>
        <w:tc>
          <w:tcPr>
            <w:tcW w:w="1751" w:type="dxa"/>
            <w:vAlign w:val="center"/>
            <w:tcPrChange w:id="2137" w:author="Ngọc Hiển nguyễn" w:date="2019-07-06T00:21:00Z">
              <w:tcPr>
                <w:tcW w:w="1410" w:type="dxa"/>
                <w:gridSpan w:val="2"/>
                <w:vAlign w:val="center"/>
              </w:tcPr>
            </w:tcPrChange>
          </w:tcPr>
          <w:p w14:paraId="39813B07" w14:textId="0101B3E4" w:rsidR="00D14140" w:rsidRDefault="00D14140" w:rsidP="00D14140">
            <w:pPr>
              <w:pStyle w:val="oancuaDanhsach"/>
              <w:ind w:left="0"/>
              <w:rPr>
                <w:ins w:id="2138" w:author="Ngoc Khai Nguyen" w:date="2019-05-29T01:20:00Z"/>
              </w:rPr>
            </w:pPr>
            <w:ins w:id="2139" w:author="Ngoc Khai Nguyen" w:date="2019-05-29T01:20:00Z">
              <w:r>
                <w:t>int</w:t>
              </w:r>
            </w:ins>
          </w:p>
        </w:tc>
        <w:tc>
          <w:tcPr>
            <w:tcW w:w="1097" w:type="dxa"/>
            <w:vAlign w:val="center"/>
            <w:tcPrChange w:id="2140" w:author="Ngọc Hiển nguyễn" w:date="2019-07-06T00:21:00Z">
              <w:tcPr>
                <w:tcW w:w="3408" w:type="dxa"/>
                <w:gridSpan w:val="2"/>
                <w:vAlign w:val="center"/>
              </w:tcPr>
            </w:tcPrChange>
          </w:tcPr>
          <w:p w14:paraId="2DC2523D" w14:textId="21E4DEAD" w:rsidR="00D14140" w:rsidRDefault="00D14140" w:rsidP="00D14140">
            <w:pPr>
              <w:pStyle w:val="oancuaDanhsach"/>
              <w:ind w:left="0"/>
              <w:rPr>
                <w:ins w:id="2141" w:author="Ngoc Khai Nguyen" w:date="2019-05-29T01:20:00Z"/>
              </w:rPr>
            </w:pPr>
            <w:proofErr w:type="spellStart"/>
            <w:ins w:id="2142" w:author="Ngoc Khai Nguyen" w:date="2019-05-29T01:20:00Z">
              <w:r>
                <w:t>Mã</w:t>
              </w:r>
              <w:proofErr w:type="spellEnd"/>
              <w:r>
                <w:t xml:space="preserve"> </w:t>
              </w:r>
              <w:proofErr w:type="spellStart"/>
              <w:r>
                <w:t>hóa</w:t>
              </w:r>
              <w:proofErr w:type="spellEnd"/>
              <w:r>
                <w:t xml:space="preserve"> </w:t>
              </w:r>
              <w:proofErr w:type="spellStart"/>
              <w:r>
                <w:t>đơn</w:t>
              </w:r>
            </w:ins>
            <w:proofErr w:type="spellEnd"/>
            <w:ins w:id="2143" w:author="Ngoc Khai Nguyen" w:date="2019-05-29T01:21:00Z">
              <w:r>
                <w:t xml:space="preserve"> </w:t>
              </w:r>
            </w:ins>
          </w:p>
        </w:tc>
      </w:tr>
      <w:tr w:rsidR="00D14140" w14:paraId="6EE3F469" w14:textId="77777777" w:rsidTr="00990D7E">
        <w:trPr>
          <w:ins w:id="2144" w:author="Ngoc Khai Nguyen" w:date="2019-05-29T01:21:00Z"/>
        </w:trPr>
        <w:tc>
          <w:tcPr>
            <w:tcW w:w="2980" w:type="dxa"/>
            <w:vAlign w:val="center"/>
            <w:tcPrChange w:id="2145" w:author="Ngọc Hiển nguyễn" w:date="2019-07-06T00:21:00Z">
              <w:tcPr>
                <w:tcW w:w="1571" w:type="dxa"/>
                <w:vAlign w:val="center"/>
              </w:tcPr>
            </w:tcPrChange>
          </w:tcPr>
          <w:p w14:paraId="28DE89DA" w14:textId="77777777" w:rsidR="00D14140" w:rsidRDefault="00D14140" w:rsidP="00D14140">
            <w:pPr>
              <w:pStyle w:val="oancuaDanhsach"/>
              <w:tabs>
                <w:tab w:val="left" w:pos="780"/>
              </w:tabs>
              <w:ind w:left="0"/>
              <w:rPr>
                <w:ins w:id="2146" w:author="Ngoc Khai Nguyen" w:date="2019-05-29T01:21:00Z"/>
              </w:rPr>
            </w:pPr>
          </w:p>
        </w:tc>
        <w:tc>
          <w:tcPr>
            <w:tcW w:w="2442" w:type="dxa"/>
            <w:vAlign w:val="center"/>
            <w:tcPrChange w:id="2147" w:author="Ngọc Hiển nguyễn" w:date="2019-07-06T00:21:00Z">
              <w:tcPr>
                <w:tcW w:w="1881" w:type="dxa"/>
                <w:gridSpan w:val="2"/>
                <w:vAlign w:val="center"/>
              </w:tcPr>
            </w:tcPrChange>
          </w:tcPr>
          <w:p w14:paraId="7C5B43A9" w14:textId="65A73CA9" w:rsidR="00D14140" w:rsidRDefault="00331084" w:rsidP="00D14140">
            <w:pPr>
              <w:pStyle w:val="oancuaDanhsach"/>
              <w:ind w:left="0"/>
              <w:rPr>
                <w:ins w:id="2148" w:author="Ngoc Khai Nguyen" w:date="2019-05-29T01:21:00Z"/>
              </w:rPr>
            </w:pPr>
            <w:proofErr w:type="spellStart"/>
            <w:ins w:id="2149" w:author="Ngọc Hiển nguyễn" w:date="2019-07-06T00:08:00Z">
              <w:r>
                <w:t>MaSach</w:t>
              </w:r>
            </w:ins>
            <w:proofErr w:type="spellEnd"/>
            <w:ins w:id="2150" w:author="Ngoc Khai Nguyen" w:date="2019-05-29T01:21:00Z">
              <w:del w:id="2151" w:author="Ngọc Hiển nguyễn" w:date="2019-07-06T00:08:00Z">
                <w:r w:rsidR="00D14140" w:rsidDel="00331084">
                  <w:delText>BookId</w:delText>
                </w:r>
              </w:del>
            </w:ins>
          </w:p>
        </w:tc>
        <w:tc>
          <w:tcPr>
            <w:tcW w:w="1751" w:type="dxa"/>
            <w:vAlign w:val="center"/>
            <w:tcPrChange w:id="2152" w:author="Ngọc Hiển nguyễn" w:date="2019-07-06T00:21:00Z">
              <w:tcPr>
                <w:tcW w:w="1410" w:type="dxa"/>
                <w:gridSpan w:val="2"/>
                <w:vAlign w:val="center"/>
              </w:tcPr>
            </w:tcPrChange>
          </w:tcPr>
          <w:p w14:paraId="543FB7EF" w14:textId="76D0D3BC" w:rsidR="00D14140" w:rsidRDefault="00D14140" w:rsidP="00D14140">
            <w:pPr>
              <w:pStyle w:val="oancuaDanhsach"/>
              <w:ind w:left="0"/>
              <w:rPr>
                <w:ins w:id="2153" w:author="Ngoc Khai Nguyen" w:date="2019-05-29T01:21:00Z"/>
              </w:rPr>
            </w:pPr>
            <w:ins w:id="2154" w:author="Ngoc Khai Nguyen" w:date="2019-05-29T01:32:00Z">
              <w:r>
                <w:t>int</w:t>
              </w:r>
            </w:ins>
          </w:p>
        </w:tc>
        <w:tc>
          <w:tcPr>
            <w:tcW w:w="1097" w:type="dxa"/>
            <w:vAlign w:val="center"/>
            <w:tcPrChange w:id="2155" w:author="Ngọc Hiển nguyễn" w:date="2019-07-06T00:21:00Z">
              <w:tcPr>
                <w:tcW w:w="3408" w:type="dxa"/>
                <w:gridSpan w:val="2"/>
                <w:vAlign w:val="center"/>
              </w:tcPr>
            </w:tcPrChange>
          </w:tcPr>
          <w:p w14:paraId="2B802A4F" w14:textId="0D67AE47" w:rsidR="00D14140" w:rsidRDefault="00D14140" w:rsidP="00D14140">
            <w:pPr>
              <w:pStyle w:val="oancuaDanhsach"/>
              <w:ind w:left="0"/>
              <w:rPr>
                <w:ins w:id="2156" w:author="Ngoc Khai Nguyen" w:date="2019-05-29T01:21:00Z"/>
              </w:rPr>
            </w:pPr>
            <w:proofErr w:type="spellStart"/>
            <w:ins w:id="2157" w:author="Ngoc Khai Nguyen" w:date="2019-05-29T01:32:00Z">
              <w:r>
                <w:t>Mã</w:t>
              </w:r>
              <w:proofErr w:type="spellEnd"/>
              <w:r>
                <w:t xml:space="preserve"> </w:t>
              </w:r>
              <w:proofErr w:type="spellStart"/>
              <w:r>
                <w:t>sách</w:t>
              </w:r>
            </w:ins>
            <w:proofErr w:type="spellEnd"/>
          </w:p>
        </w:tc>
      </w:tr>
      <w:tr w:rsidR="00D14140" w14:paraId="42533406" w14:textId="77777777" w:rsidTr="00990D7E">
        <w:trPr>
          <w:ins w:id="2158" w:author="Ngoc Khai Nguyen" w:date="2019-05-29T01:32:00Z"/>
        </w:trPr>
        <w:tc>
          <w:tcPr>
            <w:tcW w:w="2980" w:type="dxa"/>
            <w:vAlign w:val="center"/>
            <w:tcPrChange w:id="2159" w:author="Ngọc Hiển nguyễn" w:date="2019-07-06T00:21:00Z">
              <w:tcPr>
                <w:tcW w:w="1571" w:type="dxa"/>
                <w:vAlign w:val="center"/>
              </w:tcPr>
            </w:tcPrChange>
          </w:tcPr>
          <w:p w14:paraId="2CBC8430" w14:textId="77777777" w:rsidR="00D14140" w:rsidRDefault="00D14140" w:rsidP="00D14140">
            <w:pPr>
              <w:pStyle w:val="oancuaDanhsach"/>
              <w:tabs>
                <w:tab w:val="left" w:pos="780"/>
              </w:tabs>
              <w:ind w:left="0"/>
              <w:rPr>
                <w:ins w:id="2160" w:author="Ngoc Khai Nguyen" w:date="2019-05-29T01:32:00Z"/>
              </w:rPr>
            </w:pPr>
          </w:p>
        </w:tc>
        <w:tc>
          <w:tcPr>
            <w:tcW w:w="2442" w:type="dxa"/>
            <w:vAlign w:val="center"/>
            <w:tcPrChange w:id="2161" w:author="Ngọc Hiển nguyễn" w:date="2019-07-06T00:21:00Z">
              <w:tcPr>
                <w:tcW w:w="1881" w:type="dxa"/>
                <w:gridSpan w:val="2"/>
                <w:vAlign w:val="center"/>
              </w:tcPr>
            </w:tcPrChange>
          </w:tcPr>
          <w:p w14:paraId="5727FADB" w14:textId="1F2AF308" w:rsidR="00D14140" w:rsidRDefault="00331084" w:rsidP="00D14140">
            <w:pPr>
              <w:pStyle w:val="oancuaDanhsach"/>
              <w:ind w:left="0"/>
              <w:rPr>
                <w:ins w:id="2162" w:author="Ngoc Khai Nguyen" w:date="2019-05-29T01:32:00Z"/>
              </w:rPr>
            </w:pPr>
            <w:proofErr w:type="spellStart"/>
            <w:ins w:id="2163" w:author="Ngọc Hiển nguyễn" w:date="2019-07-06T00:08:00Z">
              <w:r>
                <w:t>SoLuong</w:t>
              </w:r>
            </w:ins>
            <w:proofErr w:type="spellEnd"/>
            <w:ins w:id="2164" w:author="Ngoc Khai Nguyen" w:date="2019-05-29T01:32:00Z">
              <w:del w:id="2165" w:author="Ngọc Hiển nguyễn" w:date="2019-07-06T00:08:00Z">
                <w:r w:rsidR="00D14140" w:rsidDel="00331084">
                  <w:delText>BookCount</w:delText>
                </w:r>
              </w:del>
            </w:ins>
          </w:p>
        </w:tc>
        <w:tc>
          <w:tcPr>
            <w:tcW w:w="1751" w:type="dxa"/>
            <w:vAlign w:val="center"/>
            <w:tcPrChange w:id="2166" w:author="Ngọc Hiển nguyễn" w:date="2019-07-06T00:21:00Z">
              <w:tcPr>
                <w:tcW w:w="1410" w:type="dxa"/>
                <w:gridSpan w:val="2"/>
                <w:vAlign w:val="center"/>
              </w:tcPr>
            </w:tcPrChange>
          </w:tcPr>
          <w:p w14:paraId="33CF8019" w14:textId="2B2F1FBF" w:rsidR="00D14140" w:rsidRDefault="00D14140" w:rsidP="00D14140">
            <w:pPr>
              <w:pStyle w:val="oancuaDanhsach"/>
              <w:ind w:left="0"/>
              <w:rPr>
                <w:ins w:id="2167" w:author="Ngoc Khai Nguyen" w:date="2019-05-29T01:32:00Z"/>
              </w:rPr>
            </w:pPr>
            <w:ins w:id="2168" w:author="Ngoc Khai Nguyen" w:date="2019-05-29T01:32:00Z">
              <w:r>
                <w:t>Int</w:t>
              </w:r>
            </w:ins>
          </w:p>
        </w:tc>
        <w:tc>
          <w:tcPr>
            <w:tcW w:w="1097" w:type="dxa"/>
            <w:vAlign w:val="center"/>
            <w:tcPrChange w:id="2169" w:author="Ngọc Hiển nguyễn" w:date="2019-07-06T00:21:00Z">
              <w:tcPr>
                <w:tcW w:w="3408" w:type="dxa"/>
                <w:gridSpan w:val="2"/>
                <w:vAlign w:val="center"/>
              </w:tcPr>
            </w:tcPrChange>
          </w:tcPr>
          <w:p w14:paraId="3A71FF12" w14:textId="18380860" w:rsidR="00D14140" w:rsidRDefault="00D14140" w:rsidP="00D14140">
            <w:pPr>
              <w:pStyle w:val="oancuaDanhsach"/>
              <w:ind w:left="0"/>
              <w:rPr>
                <w:ins w:id="2170" w:author="Ngoc Khai Nguyen" w:date="2019-05-29T01:32:00Z"/>
              </w:rPr>
            </w:pPr>
            <w:proofErr w:type="spellStart"/>
            <w:ins w:id="2171" w:author="Ngoc Khai Nguyen" w:date="2019-05-29T01:32:00Z">
              <w:r>
                <w:t>Số</w:t>
              </w:r>
              <w:proofErr w:type="spellEnd"/>
              <w:r>
                <w:t xml:space="preserve"> </w:t>
              </w:r>
              <w:proofErr w:type="spellStart"/>
              <w:r>
                <w:t>lượng</w:t>
              </w:r>
              <w:proofErr w:type="spellEnd"/>
              <w:r>
                <w:t xml:space="preserve"> </w:t>
              </w:r>
              <w:proofErr w:type="spellStart"/>
              <w:r>
                <w:t>sách</w:t>
              </w:r>
            </w:ins>
            <w:proofErr w:type="spellEnd"/>
            <w:ins w:id="2172" w:author="Ngoc Khai Nguyen" w:date="2019-05-29T01:33:00Z">
              <w:r>
                <w:t xml:space="preserve"> </w:t>
              </w:r>
              <w:proofErr w:type="spellStart"/>
              <w:r>
                <w:t>mua</w:t>
              </w:r>
            </w:ins>
            <w:proofErr w:type="spellEnd"/>
          </w:p>
        </w:tc>
      </w:tr>
      <w:tr w:rsidR="00D14140" w14:paraId="3F3AB92F" w14:textId="77777777" w:rsidTr="00990D7E">
        <w:trPr>
          <w:ins w:id="2173" w:author="Ngoc Khai Nguyen" w:date="2019-05-29T01:33:00Z"/>
        </w:trPr>
        <w:tc>
          <w:tcPr>
            <w:tcW w:w="2980" w:type="dxa"/>
            <w:vAlign w:val="center"/>
            <w:tcPrChange w:id="2174" w:author="Ngọc Hiển nguyễn" w:date="2019-07-06T00:21:00Z">
              <w:tcPr>
                <w:tcW w:w="1571" w:type="dxa"/>
                <w:vAlign w:val="center"/>
              </w:tcPr>
            </w:tcPrChange>
          </w:tcPr>
          <w:p w14:paraId="0F5F2830" w14:textId="1C6AF1FB" w:rsidR="00D14140" w:rsidRDefault="00331084" w:rsidP="00D14140">
            <w:pPr>
              <w:pStyle w:val="oancuaDanhsach"/>
              <w:tabs>
                <w:tab w:val="left" w:pos="780"/>
              </w:tabs>
              <w:ind w:left="0"/>
              <w:rPr>
                <w:ins w:id="2175" w:author="Ngoc Khai Nguyen" w:date="2019-05-29T01:33:00Z"/>
              </w:rPr>
            </w:pPr>
            <w:proofErr w:type="spellStart"/>
            <w:ins w:id="2176" w:author="Ngọc Hiển nguyễn" w:date="2019-07-06T00:09:00Z">
              <w:r>
                <w:lastRenderedPageBreak/>
                <w:t>NhapSach</w:t>
              </w:r>
            </w:ins>
            <w:proofErr w:type="spellEnd"/>
            <w:ins w:id="2177" w:author="Ngoc Khai Nguyen" w:date="2019-05-29T01:44:00Z">
              <w:del w:id="2178" w:author="Ngọc Hiển nguyễn" w:date="2019-07-06T00:09:00Z">
                <w:r w:rsidR="00D14140" w:rsidDel="00331084">
                  <w:delText>IMPORT</w:delText>
                </w:r>
              </w:del>
            </w:ins>
          </w:p>
        </w:tc>
        <w:tc>
          <w:tcPr>
            <w:tcW w:w="2442" w:type="dxa"/>
            <w:vAlign w:val="center"/>
            <w:tcPrChange w:id="2179" w:author="Ngọc Hiển nguyễn" w:date="2019-07-06T00:21:00Z">
              <w:tcPr>
                <w:tcW w:w="1881" w:type="dxa"/>
                <w:gridSpan w:val="2"/>
                <w:vAlign w:val="center"/>
              </w:tcPr>
            </w:tcPrChange>
          </w:tcPr>
          <w:p w14:paraId="50957D8C" w14:textId="034B94FF" w:rsidR="00D14140" w:rsidRDefault="00331084" w:rsidP="00D14140">
            <w:pPr>
              <w:pStyle w:val="oancuaDanhsach"/>
              <w:ind w:left="0"/>
              <w:rPr>
                <w:ins w:id="2180" w:author="Ngoc Khai Nguyen" w:date="2019-05-29T01:33:00Z"/>
              </w:rPr>
            </w:pPr>
            <w:proofErr w:type="spellStart"/>
            <w:ins w:id="2181" w:author="Ngọc Hiển nguyễn" w:date="2019-07-06T00:09:00Z">
              <w:r>
                <w:t>MaNhap</w:t>
              </w:r>
            </w:ins>
            <w:proofErr w:type="spellEnd"/>
            <w:ins w:id="2182" w:author="Ngoc Khai Nguyen" w:date="2019-05-29T01:44:00Z">
              <w:del w:id="2183" w:author="Ngọc Hiển nguyễn" w:date="2019-07-06T00:09:00Z">
                <w:r w:rsidR="00D14140" w:rsidDel="00331084">
                  <w:delText>ImportId</w:delText>
                </w:r>
              </w:del>
            </w:ins>
          </w:p>
        </w:tc>
        <w:tc>
          <w:tcPr>
            <w:tcW w:w="1751" w:type="dxa"/>
            <w:vAlign w:val="center"/>
            <w:tcPrChange w:id="2184" w:author="Ngọc Hiển nguyễn" w:date="2019-07-06T00:21:00Z">
              <w:tcPr>
                <w:tcW w:w="1410" w:type="dxa"/>
                <w:gridSpan w:val="2"/>
                <w:vAlign w:val="center"/>
              </w:tcPr>
            </w:tcPrChange>
          </w:tcPr>
          <w:p w14:paraId="11FE41F9" w14:textId="58ECE0C1" w:rsidR="00D14140" w:rsidRDefault="00D14140" w:rsidP="00D14140">
            <w:pPr>
              <w:pStyle w:val="oancuaDanhsach"/>
              <w:ind w:left="0"/>
              <w:rPr>
                <w:ins w:id="2185" w:author="Ngoc Khai Nguyen" w:date="2019-05-29T01:33:00Z"/>
              </w:rPr>
            </w:pPr>
            <w:ins w:id="2186" w:author="Ngoc Khai Nguyen" w:date="2019-05-29T01:44:00Z">
              <w:r>
                <w:t>Int</w:t>
              </w:r>
            </w:ins>
          </w:p>
        </w:tc>
        <w:tc>
          <w:tcPr>
            <w:tcW w:w="1097" w:type="dxa"/>
            <w:vAlign w:val="center"/>
            <w:tcPrChange w:id="2187" w:author="Ngọc Hiển nguyễn" w:date="2019-07-06T00:21:00Z">
              <w:tcPr>
                <w:tcW w:w="3408" w:type="dxa"/>
                <w:gridSpan w:val="2"/>
                <w:vAlign w:val="center"/>
              </w:tcPr>
            </w:tcPrChange>
          </w:tcPr>
          <w:p w14:paraId="6235A653" w14:textId="422183FB" w:rsidR="00D14140" w:rsidRDefault="00D14140" w:rsidP="00D14140">
            <w:pPr>
              <w:pStyle w:val="oancuaDanhsach"/>
              <w:ind w:left="0"/>
              <w:rPr>
                <w:ins w:id="2188" w:author="Ngoc Khai Nguyen" w:date="2019-05-29T01:33:00Z"/>
              </w:rPr>
            </w:pPr>
            <w:proofErr w:type="spellStart"/>
            <w:ins w:id="2189" w:author="Ngoc Khai Nguyen" w:date="2019-05-29T01:44:00Z">
              <w:r>
                <w:t>Mã</w:t>
              </w:r>
              <w:proofErr w:type="spellEnd"/>
              <w:r>
                <w:t xml:space="preserve"> </w:t>
              </w:r>
              <w:proofErr w:type="spellStart"/>
              <w:r>
                <w:t>phiếu</w:t>
              </w:r>
              <w:proofErr w:type="spellEnd"/>
              <w:r>
                <w:t xml:space="preserve"> </w:t>
              </w:r>
              <w:proofErr w:type="spellStart"/>
              <w:r>
                <w:t>nhập</w:t>
              </w:r>
              <w:proofErr w:type="spellEnd"/>
              <w:r>
                <w:t xml:space="preserve"> </w:t>
              </w:r>
              <w:proofErr w:type="spellStart"/>
              <w:r>
                <w:t>sách</w:t>
              </w:r>
            </w:ins>
            <w:proofErr w:type="spellEnd"/>
          </w:p>
        </w:tc>
      </w:tr>
      <w:tr w:rsidR="00D14140" w14:paraId="5E83F798" w14:textId="77777777" w:rsidTr="00990D7E">
        <w:trPr>
          <w:ins w:id="2190" w:author="Ngoc Khai Nguyen" w:date="2019-05-29T01:44:00Z"/>
        </w:trPr>
        <w:tc>
          <w:tcPr>
            <w:tcW w:w="2980" w:type="dxa"/>
            <w:vAlign w:val="center"/>
            <w:tcPrChange w:id="2191" w:author="Ngọc Hiển nguyễn" w:date="2019-07-06T00:21:00Z">
              <w:tcPr>
                <w:tcW w:w="1571" w:type="dxa"/>
                <w:vAlign w:val="center"/>
              </w:tcPr>
            </w:tcPrChange>
          </w:tcPr>
          <w:p w14:paraId="2532E844" w14:textId="77777777" w:rsidR="00D14140" w:rsidRDefault="00D14140" w:rsidP="00D14140">
            <w:pPr>
              <w:pStyle w:val="oancuaDanhsach"/>
              <w:tabs>
                <w:tab w:val="left" w:pos="780"/>
              </w:tabs>
              <w:ind w:left="0"/>
              <w:rPr>
                <w:ins w:id="2192" w:author="Ngoc Khai Nguyen" w:date="2019-05-29T01:44:00Z"/>
              </w:rPr>
            </w:pPr>
          </w:p>
        </w:tc>
        <w:tc>
          <w:tcPr>
            <w:tcW w:w="2442" w:type="dxa"/>
            <w:vAlign w:val="center"/>
            <w:tcPrChange w:id="2193" w:author="Ngọc Hiển nguyễn" w:date="2019-07-06T00:21:00Z">
              <w:tcPr>
                <w:tcW w:w="1881" w:type="dxa"/>
                <w:gridSpan w:val="2"/>
                <w:vAlign w:val="center"/>
              </w:tcPr>
            </w:tcPrChange>
          </w:tcPr>
          <w:p w14:paraId="2D054F52" w14:textId="65F402DB" w:rsidR="00D14140" w:rsidRDefault="00331084" w:rsidP="00D14140">
            <w:pPr>
              <w:pStyle w:val="oancuaDanhsach"/>
              <w:ind w:left="0"/>
              <w:rPr>
                <w:ins w:id="2194" w:author="Ngoc Khai Nguyen" w:date="2019-05-29T01:44:00Z"/>
              </w:rPr>
            </w:pPr>
            <w:proofErr w:type="spellStart"/>
            <w:ins w:id="2195" w:author="Ngọc Hiển nguyễn" w:date="2019-07-06T00:10:00Z">
              <w:r>
                <w:t>MaNV</w:t>
              </w:r>
            </w:ins>
            <w:proofErr w:type="spellEnd"/>
            <w:ins w:id="2196" w:author="Ngoc Khai Nguyen" w:date="2019-05-29T01:45:00Z">
              <w:del w:id="2197" w:author="Ngọc Hiển nguyễn" w:date="2019-07-06T00:10:00Z">
                <w:r w:rsidR="00D14140" w:rsidDel="00331084">
                  <w:delText>Date</w:delText>
                </w:r>
              </w:del>
            </w:ins>
          </w:p>
        </w:tc>
        <w:tc>
          <w:tcPr>
            <w:tcW w:w="1751" w:type="dxa"/>
            <w:vAlign w:val="center"/>
            <w:tcPrChange w:id="2198" w:author="Ngọc Hiển nguyễn" w:date="2019-07-06T00:21:00Z">
              <w:tcPr>
                <w:tcW w:w="1410" w:type="dxa"/>
                <w:gridSpan w:val="2"/>
                <w:vAlign w:val="center"/>
              </w:tcPr>
            </w:tcPrChange>
          </w:tcPr>
          <w:p w14:paraId="3FC0D5BB" w14:textId="4F125BF8" w:rsidR="00D14140" w:rsidRDefault="00331084" w:rsidP="00D14140">
            <w:pPr>
              <w:pStyle w:val="oancuaDanhsach"/>
              <w:ind w:left="0"/>
              <w:rPr>
                <w:ins w:id="2199" w:author="Ngoc Khai Nguyen" w:date="2019-05-29T01:44:00Z"/>
              </w:rPr>
            </w:pPr>
            <w:ins w:id="2200" w:author="Ngọc Hiển nguyễn" w:date="2019-07-06T00:10:00Z">
              <w:r>
                <w:t>int</w:t>
              </w:r>
            </w:ins>
            <w:ins w:id="2201" w:author="Ngoc Khai Nguyen" w:date="2019-05-29T01:45:00Z">
              <w:del w:id="2202" w:author="Ngọc Hiển nguyễn" w:date="2019-07-06T00:10:00Z">
                <w:r w:rsidR="00D14140" w:rsidDel="00331084">
                  <w:delText>Date</w:delText>
                </w:r>
              </w:del>
            </w:ins>
          </w:p>
        </w:tc>
        <w:tc>
          <w:tcPr>
            <w:tcW w:w="1097" w:type="dxa"/>
            <w:vAlign w:val="center"/>
            <w:tcPrChange w:id="2203" w:author="Ngọc Hiển nguyễn" w:date="2019-07-06T00:21:00Z">
              <w:tcPr>
                <w:tcW w:w="3408" w:type="dxa"/>
                <w:gridSpan w:val="2"/>
                <w:vAlign w:val="center"/>
              </w:tcPr>
            </w:tcPrChange>
          </w:tcPr>
          <w:p w14:paraId="63D431B6" w14:textId="52B9E77D" w:rsidR="00D14140" w:rsidRDefault="00331084" w:rsidP="00D14140">
            <w:pPr>
              <w:pStyle w:val="oancuaDanhsach"/>
              <w:ind w:left="0"/>
              <w:rPr>
                <w:ins w:id="2204" w:author="Ngoc Khai Nguyen" w:date="2019-05-29T01:44:00Z"/>
              </w:rPr>
            </w:pPr>
            <w:proofErr w:type="spellStart"/>
            <w:ins w:id="2205" w:author="Ngọc Hiển nguyễn" w:date="2019-07-06T00:10:00Z">
              <w:r>
                <w:t>Mã</w:t>
              </w:r>
              <w:proofErr w:type="spellEnd"/>
              <w:r>
                <w:t xml:space="preserve"> </w:t>
              </w:r>
              <w:proofErr w:type="spellStart"/>
              <w:r>
                <w:t>nhân</w:t>
              </w:r>
              <w:proofErr w:type="spellEnd"/>
              <w:r>
                <w:t xml:space="preserve"> </w:t>
              </w:r>
              <w:proofErr w:type="spellStart"/>
              <w:r>
                <w:t>viên</w:t>
              </w:r>
              <w:proofErr w:type="spellEnd"/>
              <w:r>
                <w:t xml:space="preserve"> </w:t>
              </w:r>
              <w:proofErr w:type="spellStart"/>
              <w:r>
                <w:t>nhập</w:t>
              </w:r>
              <w:proofErr w:type="spellEnd"/>
              <w:r>
                <w:t xml:space="preserve"> </w:t>
              </w:r>
              <w:proofErr w:type="spellStart"/>
              <w:r>
                <w:t>sách</w:t>
              </w:r>
            </w:ins>
            <w:proofErr w:type="spellEnd"/>
            <w:ins w:id="2206" w:author="Ngoc Khai Nguyen" w:date="2019-05-29T01:45:00Z">
              <w:del w:id="2207" w:author="Ngọc Hiển nguyễn" w:date="2019-07-06T00:10:00Z">
                <w:r w:rsidR="00D14140" w:rsidDel="00331084">
                  <w:delText>Ngày giờ nhập</w:delText>
                </w:r>
              </w:del>
            </w:ins>
          </w:p>
        </w:tc>
      </w:tr>
      <w:tr w:rsidR="00331084" w14:paraId="5FD264EA" w14:textId="77777777" w:rsidTr="00990D7E">
        <w:trPr>
          <w:ins w:id="2208" w:author="Ngọc Hiển nguyễn" w:date="2019-07-06T00:10:00Z"/>
        </w:trPr>
        <w:tc>
          <w:tcPr>
            <w:tcW w:w="2980" w:type="dxa"/>
            <w:vAlign w:val="center"/>
            <w:tcPrChange w:id="2209" w:author="Ngọc Hiển nguyễn" w:date="2019-07-06T00:21:00Z">
              <w:tcPr>
                <w:tcW w:w="2249" w:type="dxa"/>
                <w:gridSpan w:val="2"/>
                <w:vAlign w:val="center"/>
              </w:tcPr>
            </w:tcPrChange>
          </w:tcPr>
          <w:p w14:paraId="2A9531B1" w14:textId="77777777" w:rsidR="00331084" w:rsidRDefault="00331084" w:rsidP="00D14140">
            <w:pPr>
              <w:pStyle w:val="oancuaDanhsach"/>
              <w:tabs>
                <w:tab w:val="left" w:pos="780"/>
              </w:tabs>
              <w:ind w:left="0"/>
              <w:rPr>
                <w:ins w:id="2210" w:author="Ngọc Hiển nguyễn" w:date="2019-07-06T00:10:00Z"/>
              </w:rPr>
            </w:pPr>
          </w:p>
        </w:tc>
        <w:tc>
          <w:tcPr>
            <w:tcW w:w="2442" w:type="dxa"/>
            <w:vAlign w:val="center"/>
            <w:tcPrChange w:id="2211" w:author="Ngọc Hiển nguyễn" w:date="2019-07-06T00:21:00Z">
              <w:tcPr>
                <w:tcW w:w="2529" w:type="dxa"/>
                <w:gridSpan w:val="2"/>
                <w:vAlign w:val="center"/>
              </w:tcPr>
            </w:tcPrChange>
          </w:tcPr>
          <w:p w14:paraId="38A01264" w14:textId="5DF73563" w:rsidR="00331084" w:rsidRDefault="00331084" w:rsidP="00D14140">
            <w:pPr>
              <w:pStyle w:val="oancuaDanhsach"/>
              <w:ind w:left="0"/>
              <w:rPr>
                <w:ins w:id="2212" w:author="Ngọc Hiển nguyễn" w:date="2019-07-06T00:10:00Z"/>
              </w:rPr>
            </w:pPr>
            <w:proofErr w:type="spellStart"/>
            <w:ins w:id="2213" w:author="Ngọc Hiển nguyễn" w:date="2019-07-06T00:10:00Z">
              <w:r>
                <w:t>ThoiGian</w:t>
              </w:r>
              <w:proofErr w:type="spellEnd"/>
            </w:ins>
          </w:p>
        </w:tc>
        <w:tc>
          <w:tcPr>
            <w:tcW w:w="1751" w:type="dxa"/>
            <w:vAlign w:val="center"/>
            <w:tcPrChange w:id="2214" w:author="Ngọc Hiển nguyễn" w:date="2019-07-06T00:21:00Z">
              <w:tcPr>
                <w:tcW w:w="1632" w:type="dxa"/>
                <w:gridSpan w:val="2"/>
                <w:vAlign w:val="center"/>
              </w:tcPr>
            </w:tcPrChange>
          </w:tcPr>
          <w:p w14:paraId="6FEE5DEB" w14:textId="4BCEC024" w:rsidR="00331084" w:rsidRDefault="00331084" w:rsidP="00D14140">
            <w:pPr>
              <w:pStyle w:val="oancuaDanhsach"/>
              <w:ind w:left="0"/>
              <w:rPr>
                <w:ins w:id="2215" w:author="Ngọc Hiển nguyễn" w:date="2019-07-06T00:10:00Z"/>
              </w:rPr>
            </w:pPr>
            <w:ins w:id="2216" w:author="Ngọc Hiển nguyễn" w:date="2019-07-06T00:11:00Z">
              <w:r>
                <w:t>Datetime</w:t>
              </w:r>
            </w:ins>
          </w:p>
        </w:tc>
        <w:tc>
          <w:tcPr>
            <w:tcW w:w="1097" w:type="dxa"/>
            <w:vAlign w:val="center"/>
            <w:tcPrChange w:id="2217" w:author="Ngọc Hiển nguyễn" w:date="2019-07-06T00:21:00Z">
              <w:tcPr>
                <w:tcW w:w="1860" w:type="dxa"/>
                <w:vAlign w:val="center"/>
              </w:tcPr>
            </w:tcPrChange>
          </w:tcPr>
          <w:p w14:paraId="2695E72D" w14:textId="150217A4" w:rsidR="00331084" w:rsidRDefault="00331084" w:rsidP="00D14140">
            <w:pPr>
              <w:pStyle w:val="oancuaDanhsach"/>
              <w:ind w:left="0"/>
              <w:rPr>
                <w:ins w:id="2218" w:author="Ngọc Hiển nguyễn" w:date="2019-07-06T00:10:00Z"/>
              </w:rPr>
            </w:pPr>
            <w:proofErr w:type="spellStart"/>
            <w:ins w:id="2219" w:author="Ngọc Hiển nguyễn" w:date="2019-07-06T00:11:00Z">
              <w:r>
                <w:t>Thời</w:t>
              </w:r>
              <w:proofErr w:type="spellEnd"/>
              <w:r>
                <w:t xml:space="preserve"> </w:t>
              </w:r>
              <w:proofErr w:type="spellStart"/>
              <w:r>
                <w:t>gian</w:t>
              </w:r>
              <w:proofErr w:type="spellEnd"/>
              <w:r>
                <w:t xml:space="preserve"> </w:t>
              </w:r>
              <w:proofErr w:type="spellStart"/>
              <w:r>
                <w:t>lập</w:t>
              </w:r>
              <w:proofErr w:type="spellEnd"/>
              <w:r>
                <w:t xml:space="preserve"> </w:t>
              </w:r>
              <w:proofErr w:type="spellStart"/>
              <w:r>
                <w:t>phiếu</w:t>
              </w:r>
              <w:proofErr w:type="spellEnd"/>
              <w:r>
                <w:t xml:space="preserve"> </w:t>
              </w:r>
              <w:proofErr w:type="spellStart"/>
              <w:r>
                <w:t>nhập</w:t>
              </w:r>
              <w:proofErr w:type="spellEnd"/>
              <w:r>
                <w:t xml:space="preserve"> </w:t>
              </w:r>
              <w:proofErr w:type="spellStart"/>
              <w:r>
                <w:t>sách</w:t>
              </w:r>
            </w:ins>
            <w:proofErr w:type="spellEnd"/>
          </w:p>
        </w:tc>
      </w:tr>
      <w:tr w:rsidR="00331084" w14:paraId="15FE3320" w14:textId="77777777" w:rsidTr="00990D7E">
        <w:trPr>
          <w:ins w:id="2220" w:author="Ngọc Hiển nguyễn" w:date="2019-07-06T00:10:00Z"/>
        </w:trPr>
        <w:tc>
          <w:tcPr>
            <w:tcW w:w="2980" w:type="dxa"/>
            <w:vAlign w:val="center"/>
            <w:tcPrChange w:id="2221" w:author="Ngọc Hiển nguyễn" w:date="2019-07-06T00:21:00Z">
              <w:tcPr>
                <w:tcW w:w="2249" w:type="dxa"/>
                <w:gridSpan w:val="2"/>
                <w:vAlign w:val="center"/>
              </w:tcPr>
            </w:tcPrChange>
          </w:tcPr>
          <w:p w14:paraId="44D5123D" w14:textId="77777777" w:rsidR="00331084" w:rsidRDefault="00331084" w:rsidP="00D14140">
            <w:pPr>
              <w:pStyle w:val="oancuaDanhsach"/>
              <w:tabs>
                <w:tab w:val="left" w:pos="780"/>
              </w:tabs>
              <w:ind w:left="0"/>
              <w:rPr>
                <w:ins w:id="2222" w:author="Ngọc Hiển nguyễn" w:date="2019-07-06T00:10:00Z"/>
              </w:rPr>
            </w:pPr>
          </w:p>
        </w:tc>
        <w:tc>
          <w:tcPr>
            <w:tcW w:w="2442" w:type="dxa"/>
            <w:vAlign w:val="center"/>
            <w:tcPrChange w:id="2223" w:author="Ngọc Hiển nguyễn" w:date="2019-07-06T00:21:00Z">
              <w:tcPr>
                <w:tcW w:w="2529" w:type="dxa"/>
                <w:gridSpan w:val="2"/>
                <w:vAlign w:val="center"/>
              </w:tcPr>
            </w:tcPrChange>
          </w:tcPr>
          <w:p w14:paraId="3D299988" w14:textId="50FC496E" w:rsidR="00331084" w:rsidRDefault="00331084" w:rsidP="00D14140">
            <w:pPr>
              <w:pStyle w:val="oancuaDanhsach"/>
              <w:ind w:left="0"/>
              <w:rPr>
                <w:ins w:id="2224" w:author="Ngọc Hiển nguyễn" w:date="2019-07-06T00:10:00Z"/>
              </w:rPr>
            </w:pPr>
            <w:ins w:id="2225" w:author="Ngọc Hiển nguyễn" w:date="2019-07-06T00:11:00Z">
              <w:r>
                <w:t>Status</w:t>
              </w:r>
            </w:ins>
          </w:p>
        </w:tc>
        <w:tc>
          <w:tcPr>
            <w:tcW w:w="1751" w:type="dxa"/>
            <w:vAlign w:val="center"/>
            <w:tcPrChange w:id="2226" w:author="Ngọc Hiển nguyễn" w:date="2019-07-06T00:21:00Z">
              <w:tcPr>
                <w:tcW w:w="1632" w:type="dxa"/>
                <w:gridSpan w:val="2"/>
                <w:vAlign w:val="center"/>
              </w:tcPr>
            </w:tcPrChange>
          </w:tcPr>
          <w:p w14:paraId="7FF3DB68" w14:textId="224040CC" w:rsidR="00331084" w:rsidRDefault="00331084" w:rsidP="00D14140">
            <w:pPr>
              <w:pStyle w:val="oancuaDanhsach"/>
              <w:ind w:left="0"/>
              <w:rPr>
                <w:ins w:id="2227" w:author="Ngọc Hiển nguyễn" w:date="2019-07-06T00:10:00Z"/>
              </w:rPr>
            </w:pPr>
            <w:proofErr w:type="spellStart"/>
            <w:proofErr w:type="gramStart"/>
            <w:ins w:id="2228" w:author="Ngọc Hiển nguyễn" w:date="2019-07-06T00:11:00Z">
              <w:r>
                <w:t>Nvarchar</w:t>
              </w:r>
              <w:proofErr w:type="spellEnd"/>
              <w:r>
                <w:t>(</w:t>
              </w:r>
              <w:proofErr w:type="gramEnd"/>
              <w:r>
                <w:t>20)</w:t>
              </w:r>
            </w:ins>
          </w:p>
        </w:tc>
        <w:tc>
          <w:tcPr>
            <w:tcW w:w="1097" w:type="dxa"/>
            <w:vAlign w:val="center"/>
            <w:tcPrChange w:id="2229" w:author="Ngọc Hiển nguyễn" w:date="2019-07-06T00:21:00Z">
              <w:tcPr>
                <w:tcW w:w="1860" w:type="dxa"/>
                <w:vAlign w:val="center"/>
              </w:tcPr>
            </w:tcPrChange>
          </w:tcPr>
          <w:p w14:paraId="49351F4A" w14:textId="4FFE70EF" w:rsidR="00331084" w:rsidRDefault="00331084" w:rsidP="00D14140">
            <w:pPr>
              <w:pStyle w:val="oancuaDanhsach"/>
              <w:ind w:left="0"/>
              <w:rPr>
                <w:ins w:id="2230" w:author="Ngọc Hiển nguyễn" w:date="2019-07-06T00:10:00Z"/>
              </w:rPr>
            </w:pPr>
            <w:proofErr w:type="spellStart"/>
            <w:ins w:id="2231" w:author="Ngọc Hiển nguyễn" w:date="2019-07-06T00:12:00Z">
              <w:r>
                <w:t>Trạng</w:t>
              </w:r>
              <w:proofErr w:type="spellEnd"/>
              <w:r>
                <w:t xml:space="preserve"> </w:t>
              </w:r>
              <w:proofErr w:type="spellStart"/>
              <w:r>
                <w:t>thái</w:t>
              </w:r>
              <w:proofErr w:type="spellEnd"/>
              <w:r>
                <w:t xml:space="preserve"> </w:t>
              </w:r>
              <w:proofErr w:type="spellStart"/>
              <w:r>
                <w:t>phiếu</w:t>
              </w:r>
              <w:proofErr w:type="spellEnd"/>
              <w:r>
                <w:t xml:space="preserve"> </w:t>
              </w:r>
              <w:proofErr w:type="spellStart"/>
              <w:r>
                <w:t>nhập</w:t>
              </w:r>
            </w:ins>
            <w:proofErr w:type="spellEnd"/>
          </w:p>
        </w:tc>
      </w:tr>
      <w:tr w:rsidR="00D14140" w14:paraId="2295DC32" w14:textId="77777777" w:rsidTr="00990D7E">
        <w:trPr>
          <w:ins w:id="2232" w:author="Ngoc Khai Nguyen" w:date="2019-05-29T01:44:00Z"/>
        </w:trPr>
        <w:tc>
          <w:tcPr>
            <w:tcW w:w="2980" w:type="dxa"/>
            <w:vAlign w:val="center"/>
            <w:tcPrChange w:id="2233" w:author="Ngọc Hiển nguyễn" w:date="2019-07-06T00:21:00Z">
              <w:tcPr>
                <w:tcW w:w="1571" w:type="dxa"/>
                <w:vAlign w:val="center"/>
              </w:tcPr>
            </w:tcPrChange>
          </w:tcPr>
          <w:p w14:paraId="16663D94" w14:textId="4DF6AA5C" w:rsidR="00D14140" w:rsidRDefault="00331084" w:rsidP="00D14140">
            <w:pPr>
              <w:pStyle w:val="oancuaDanhsach"/>
              <w:tabs>
                <w:tab w:val="left" w:pos="780"/>
              </w:tabs>
              <w:ind w:left="0"/>
              <w:rPr>
                <w:ins w:id="2234" w:author="Ngoc Khai Nguyen" w:date="2019-05-29T01:44:00Z"/>
              </w:rPr>
            </w:pPr>
            <w:proofErr w:type="spellStart"/>
            <w:ins w:id="2235" w:author="Ngọc Hiển nguyễn" w:date="2019-07-06T00:12:00Z">
              <w:r>
                <w:t>ChiTietNhapSach</w:t>
              </w:r>
            </w:ins>
            <w:proofErr w:type="spellEnd"/>
            <w:ins w:id="2236" w:author="Ngoc Khai Nguyen" w:date="2019-05-29T01:45:00Z">
              <w:del w:id="2237" w:author="Ngọc Hiển nguyễn" w:date="2019-07-06T00:12:00Z">
                <w:r w:rsidR="00D14140" w:rsidDel="00331084">
                  <w:delText>IMPORTDETAIL</w:delText>
                </w:r>
              </w:del>
            </w:ins>
          </w:p>
        </w:tc>
        <w:tc>
          <w:tcPr>
            <w:tcW w:w="2442" w:type="dxa"/>
            <w:vAlign w:val="center"/>
            <w:tcPrChange w:id="2238" w:author="Ngọc Hiển nguyễn" w:date="2019-07-06T00:21:00Z">
              <w:tcPr>
                <w:tcW w:w="1881" w:type="dxa"/>
                <w:gridSpan w:val="2"/>
                <w:vAlign w:val="center"/>
              </w:tcPr>
            </w:tcPrChange>
          </w:tcPr>
          <w:p w14:paraId="6B552104" w14:textId="4D5A5032" w:rsidR="00D14140" w:rsidRDefault="00331084" w:rsidP="00D14140">
            <w:pPr>
              <w:pStyle w:val="oancuaDanhsach"/>
              <w:ind w:left="0"/>
              <w:rPr>
                <w:ins w:id="2239" w:author="Ngoc Khai Nguyen" w:date="2019-05-29T01:44:00Z"/>
              </w:rPr>
            </w:pPr>
            <w:proofErr w:type="spellStart"/>
            <w:ins w:id="2240" w:author="Ngọc Hiển nguyễn" w:date="2019-07-06T00:12:00Z">
              <w:r>
                <w:t>MaCTNS</w:t>
              </w:r>
            </w:ins>
            <w:proofErr w:type="spellEnd"/>
            <w:ins w:id="2241" w:author="Ngoc Khai Nguyen" w:date="2019-05-29T01:45:00Z">
              <w:del w:id="2242" w:author="Ngọc Hiển nguyễn" w:date="2019-07-06T00:12:00Z">
                <w:r w:rsidR="00D14140" w:rsidDel="00331084">
                  <w:delText>ImportDetailId</w:delText>
                </w:r>
              </w:del>
            </w:ins>
          </w:p>
        </w:tc>
        <w:tc>
          <w:tcPr>
            <w:tcW w:w="1751" w:type="dxa"/>
            <w:vAlign w:val="center"/>
            <w:tcPrChange w:id="2243" w:author="Ngọc Hiển nguyễn" w:date="2019-07-06T00:21:00Z">
              <w:tcPr>
                <w:tcW w:w="1410" w:type="dxa"/>
                <w:gridSpan w:val="2"/>
                <w:vAlign w:val="center"/>
              </w:tcPr>
            </w:tcPrChange>
          </w:tcPr>
          <w:p w14:paraId="3BE096E1" w14:textId="38D05738" w:rsidR="00D14140" w:rsidRDefault="00D14140" w:rsidP="00D14140">
            <w:pPr>
              <w:pStyle w:val="oancuaDanhsach"/>
              <w:ind w:left="0"/>
              <w:rPr>
                <w:ins w:id="2244" w:author="Ngoc Khai Nguyen" w:date="2019-05-29T01:44:00Z"/>
              </w:rPr>
            </w:pPr>
            <w:ins w:id="2245" w:author="Ngoc Khai Nguyen" w:date="2019-05-29T01:45:00Z">
              <w:r>
                <w:t>Int</w:t>
              </w:r>
            </w:ins>
          </w:p>
        </w:tc>
        <w:tc>
          <w:tcPr>
            <w:tcW w:w="1097" w:type="dxa"/>
            <w:vAlign w:val="center"/>
            <w:tcPrChange w:id="2246" w:author="Ngọc Hiển nguyễn" w:date="2019-07-06T00:21:00Z">
              <w:tcPr>
                <w:tcW w:w="3408" w:type="dxa"/>
                <w:gridSpan w:val="2"/>
                <w:vAlign w:val="center"/>
              </w:tcPr>
            </w:tcPrChange>
          </w:tcPr>
          <w:p w14:paraId="32091C77" w14:textId="0F804975" w:rsidR="00D14140" w:rsidRDefault="00D14140" w:rsidP="00D14140">
            <w:pPr>
              <w:pStyle w:val="oancuaDanhsach"/>
              <w:ind w:left="0"/>
              <w:rPr>
                <w:ins w:id="2247" w:author="Ngoc Khai Nguyen" w:date="2019-05-29T01:44:00Z"/>
              </w:rPr>
            </w:pPr>
            <w:proofErr w:type="spellStart"/>
            <w:ins w:id="2248" w:author="Ngoc Khai Nguyen" w:date="2019-05-29T01:45:00Z">
              <w:r>
                <w:t>Mã</w:t>
              </w:r>
              <w:proofErr w:type="spellEnd"/>
              <w:r>
                <w:t xml:space="preserve"> </w:t>
              </w:r>
            </w:ins>
            <w:ins w:id="2249" w:author="Ngoc Khai Nguyen" w:date="2019-05-29T01:46:00Z">
              <w:r>
                <w:t xml:space="preserve">chi </w:t>
              </w:r>
              <w:proofErr w:type="spellStart"/>
              <w:r>
                <w:t>tiết</w:t>
              </w:r>
              <w:proofErr w:type="spellEnd"/>
              <w:r>
                <w:t xml:space="preserve"> </w:t>
              </w:r>
              <w:proofErr w:type="spellStart"/>
              <w:r>
                <w:t>phiếu</w:t>
              </w:r>
              <w:proofErr w:type="spellEnd"/>
              <w:r>
                <w:t xml:space="preserve"> </w:t>
              </w:r>
              <w:proofErr w:type="spellStart"/>
              <w:r>
                <w:t>nhập</w:t>
              </w:r>
            </w:ins>
            <w:proofErr w:type="spellEnd"/>
          </w:p>
        </w:tc>
      </w:tr>
      <w:tr w:rsidR="00D14140" w14:paraId="2803C7F8" w14:textId="77777777" w:rsidTr="00990D7E">
        <w:trPr>
          <w:ins w:id="2250" w:author="Ngoc Khai Nguyen" w:date="2019-05-29T01:44:00Z"/>
        </w:trPr>
        <w:tc>
          <w:tcPr>
            <w:tcW w:w="2980" w:type="dxa"/>
            <w:vAlign w:val="center"/>
            <w:tcPrChange w:id="2251" w:author="Ngọc Hiển nguyễn" w:date="2019-07-06T00:21:00Z">
              <w:tcPr>
                <w:tcW w:w="1571" w:type="dxa"/>
                <w:vAlign w:val="center"/>
              </w:tcPr>
            </w:tcPrChange>
          </w:tcPr>
          <w:p w14:paraId="49D74A3B" w14:textId="77777777" w:rsidR="00D14140" w:rsidRDefault="00D14140" w:rsidP="00D14140">
            <w:pPr>
              <w:pStyle w:val="oancuaDanhsach"/>
              <w:tabs>
                <w:tab w:val="left" w:pos="780"/>
              </w:tabs>
              <w:ind w:left="0"/>
              <w:rPr>
                <w:ins w:id="2252" w:author="Ngoc Khai Nguyen" w:date="2019-05-29T01:44:00Z"/>
              </w:rPr>
            </w:pPr>
          </w:p>
        </w:tc>
        <w:tc>
          <w:tcPr>
            <w:tcW w:w="2442" w:type="dxa"/>
            <w:vAlign w:val="center"/>
            <w:tcPrChange w:id="2253" w:author="Ngọc Hiển nguyễn" w:date="2019-07-06T00:21:00Z">
              <w:tcPr>
                <w:tcW w:w="1881" w:type="dxa"/>
                <w:gridSpan w:val="2"/>
                <w:vAlign w:val="center"/>
              </w:tcPr>
            </w:tcPrChange>
          </w:tcPr>
          <w:p w14:paraId="6347A388" w14:textId="6DC5964B" w:rsidR="00D14140" w:rsidRDefault="00331084" w:rsidP="00D14140">
            <w:pPr>
              <w:pStyle w:val="oancuaDanhsach"/>
              <w:ind w:left="0"/>
              <w:rPr>
                <w:ins w:id="2254" w:author="Ngoc Khai Nguyen" w:date="2019-05-29T01:44:00Z"/>
              </w:rPr>
            </w:pPr>
            <w:proofErr w:type="spellStart"/>
            <w:ins w:id="2255" w:author="Ngọc Hiển nguyễn" w:date="2019-07-06T00:13:00Z">
              <w:r>
                <w:t>MaNhap</w:t>
              </w:r>
            </w:ins>
            <w:proofErr w:type="spellEnd"/>
            <w:ins w:id="2256" w:author="Ngoc Khai Nguyen" w:date="2019-05-29T01:46:00Z">
              <w:del w:id="2257" w:author="Ngọc Hiển nguyễn" w:date="2019-07-06T00:13:00Z">
                <w:r w:rsidR="00D14140" w:rsidDel="00331084">
                  <w:delText>ImportId</w:delText>
                </w:r>
              </w:del>
            </w:ins>
          </w:p>
        </w:tc>
        <w:tc>
          <w:tcPr>
            <w:tcW w:w="1751" w:type="dxa"/>
            <w:vAlign w:val="center"/>
            <w:tcPrChange w:id="2258" w:author="Ngọc Hiển nguyễn" w:date="2019-07-06T00:21:00Z">
              <w:tcPr>
                <w:tcW w:w="1410" w:type="dxa"/>
                <w:gridSpan w:val="2"/>
                <w:vAlign w:val="center"/>
              </w:tcPr>
            </w:tcPrChange>
          </w:tcPr>
          <w:p w14:paraId="4E597A0A" w14:textId="38B4A5AB" w:rsidR="00D14140" w:rsidRDefault="00D14140" w:rsidP="00D14140">
            <w:pPr>
              <w:pStyle w:val="oancuaDanhsach"/>
              <w:ind w:left="0"/>
              <w:rPr>
                <w:ins w:id="2259" w:author="Ngoc Khai Nguyen" w:date="2019-05-29T01:44:00Z"/>
              </w:rPr>
            </w:pPr>
            <w:ins w:id="2260" w:author="Ngoc Khai Nguyen" w:date="2019-05-29T01:46:00Z">
              <w:r>
                <w:t>Int</w:t>
              </w:r>
            </w:ins>
          </w:p>
        </w:tc>
        <w:tc>
          <w:tcPr>
            <w:tcW w:w="1097" w:type="dxa"/>
            <w:vAlign w:val="center"/>
            <w:tcPrChange w:id="2261" w:author="Ngọc Hiển nguyễn" w:date="2019-07-06T00:21:00Z">
              <w:tcPr>
                <w:tcW w:w="3408" w:type="dxa"/>
                <w:gridSpan w:val="2"/>
                <w:vAlign w:val="center"/>
              </w:tcPr>
            </w:tcPrChange>
          </w:tcPr>
          <w:p w14:paraId="59AB9F1C" w14:textId="6AAEB5F8" w:rsidR="00D14140" w:rsidRDefault="00D14140" w:rsidP="00D14140">
            <w:pPr>
              <w:pStyle w:val="oancuaDanhsach"/>
              <w:ind w:left="0"/>
              <w:rPr>
                <w:ins w:id="2262" w:author="Ngoc Khai Nguyen" w:date="2019-05-29T01:44:00Z"/>
              </w:rPr>
            </w:pPr>
            <w:proofErr w:type="spellStart"/>
            <w:ins w:id="2263" w:author="Ngoc Khai Nguyen" w:date="2019-05-29T01:46:00Z">
              <w:r>
                <w:t>Mã</w:t>
              </w:r>
              <w:proofErr w:type="spellEnd"/>
              <w:r>
                <w:t xml:space="preserve"> </w:t>
              </w:r>
              <w:proofErr w:type="spellStart"/>
              <w:r>
                <w:t>phiếu</w:t>
              </w:r>
              <w:proofErr w:type="spellEnd"/>
              <w:r>
                <w:t xml:space="preserve"> </w:t>
              </w:r>
              <w:proofErr w:type="spellStart"/>
              <w:r>
                <w:t>nhập</w:t>
              </w:r>
            </w:ins>
            <w:proofErr w:type="spellEnd"/>
          </w:p>
        </w:tc>
      </w:tr>
      <w:tr w:rsidR="00D14140" w14:paraId="53B766F9" w14:textId="77777777" w:rsidTr="00990D7E">
        <w:trPr>
          <w:ins w:id="2264" w:author="Ngoc Khai Nguyen" w:date="2019-05-29T01:46:00Z"/>
        </w:trPr>
        <w:tc>
          <w:tcPr>
            <w:tcW w:w="2980" w:type="dxa"/>
            <w:vAlign w:val="center"/>
            <w:tcPrChange w:id="2265" w:author="Ngọc Hiển nguyễn" w:date="2019-07-06T00:21:00Z">
              <w:tcPr>
                <w:tcW w:w="1571" w:type="dxa"/>
                <w:vAlign w:val="center"/>
              </w:tcPr>
            </w:tcPrChange>
          </w:tcPr>
          <w:p w14:paraId="76B93A14" w14:textId="77777777" w:rsidR="00D14140" w:rsidRDefault="00D14140" w:rsidP="00D14140">
            <w:pPr>
              <w:pStyle w:val="oancuaDanhsach"/>
              <w:tabs>
                <w:tab w:val="left" w:pos="780"/>
              </w:tabs>
              <w:ind w:left="0"/>
              <w:rPr>
                <w:ins w:id="2266" w:author="Ngoc Khai Nguyen" w:date="2019-05-29T01:46:00Z"/>
              </w:rPr>
            </w:pPr>
          </w:p>
        </w:tc>
        <w:tc>
          <w:tcPr>
            <w:tcW w:w="2442" w:type="dxa"/>
            <w:vAlign w:val="center"/>
            <w:tcPrChange w:id="2267" w:author="Ngọc Hiển nguyễn" w:date="2019-07-06T00:21:00Z">
              <w:tcPr>
                <w:tcW w:w="1881" w:type="dxa"/>
                <w:gridSpan w:val="2"/>
                <w:vAlign w:val="center"/>
              </w:tcPr>
            </w:tcPrChange>
          </w:tcPr>
          <w:p w14:paraId="3AF61537" w14:textId="14693ECC" w:rsidR="00D14140" w:rsidRDefault="00331084" w:rsidP="00D14140">
            <w:pPr>
              <w:pStyle w:val="oancuaDanhsach"/>
              <w:ind w:left="0"/>
              <w:rPr>
                <w:ins w:id="2268" w:author="Ngoc Khai Nguyen" w:date="2019-05-29T01:46:00Z"/>
              </w:rPr>
            </w:pPr>
            <w:proofErr w:type="spellStart"/>
            <w:ins w:id="2269" w:author="Ngọc Hiển nguyễn" w:date="2019-07-06T00:13:00Z">
              <w:r>
                <w:t>MaSach</w:t>
              </w:r>
            </w:ins>
            <w:proofErr w:type="spellEnd"/>
            <w:ins w:id="2270" w:author="Ngoc Khai Nguyen" w:date="2019-05-29T01:46:00Z">
              <w:del w:id="2271" w:author="Ngọc Hiển nguyễn" w:date="2019-07-06T00:13:00Z">
                <w:r w:rsidR="00D14140" w:rsidDel="00331084">
                  <w:delText>BookId</w:delText>
                </w:r>
              </w:del>
            </w:ins>
          </w:p>
        </w:tc>
        <w:tc>
          <w:tcPr>
            <w:tcW w:w="1751" w:type="dxa"/>
            <w:vAlign w:val="center"/>
            <w:tcPrChange w:id="2272" w:author="Ngọc Hiển nguyễn" w:date="2019-07-06T00:21:00Z">
              <w:tcPr>
                <w:tcW w:w="1410" w:type="dxa"/>
                <w:gridSpan w:val="2"/>
                <w:vAlign w:val="center"/>
              </w:tcPr>
            </w:tcPrChange>
          </w:tcPr>
          <w:p w14:paraId="0D98B3E1" w14:textId="68592BBE" w:rsidR="00D14140" w:rsidRDefault="00D14140" w:rsidP="00D14140">
            <w:pPr>
              <w:pStyle w:val="oancuaDanhsach"/>
              <w:ind w:left="0"/>
              <w:rPr>
                <w:ins w:id="2273" w:author="Ngoc Khai Nguyen" w:date="2019-05-29T01:46:00Z"/>
              </w:rPr>
            </w:pPr>
            <w:ins w:id="2274" w:author="Ngoc Khai Nguyen" w:date="2019-05-29T01:46:00Z">
              <w:r>
                <w:t>Int</w:t>
              </w:r>
            </w:ins>
          </w:p>
        </w:tc>
        <w:tc>
          <w:tcPr>
            <w:tcW w:w="1097" w:type="dxa"/>
            <w:vAlign w:val="center"/>
            <w:tcPrChange w:id="2275" w:author="Ngọc Hiển nguyễn" w:date="2019-07-06T00:21:00Z">
              <w:tcPr>
                <w:tcW w:w="3408" w:type="dxa"/>
                <w:gridSpan w:val="2"/>
                <w:vAlign w:val="center"/>
              </w:tcPr>
            </w:tcPrChange>
          </w:tcPr>
          <w:p w14:paraId="36396A7F" w14:textId="2B090D26" w:rsidR="00D14140" w:rsidRDefault="00D14140" w:rsidP="00D14140">
            <w:pPr>
              <w:pStyle w:val="oancuaDanhsach"/>
              <w:ind w:left="0"/>
              <w:rPr>
                <w:ins w:id="2276" w:author="Ngoc Khai Nguyen" w:date="2019-05-29T01:46:00Z"/>
              </w:rPr>
            </w:pPr>
            <w:proofErr w:type="spellStart"/>
            <w:ins w:id="2277" w:author="Ngoc Khai Nguyen" w:date="2019-05-29T01:46:00Z">
              <w:r>
                <w:t>Mã</w:t>
              </w:r>
              <w:proofErr w:type="spellEnd"/>
              <w:r>
                <w:t xml:space="preserve"> </w:t>
              </w:r>
              <w:proofErr w:type="spellStart"/>
              <w:r>
                <w:t>sách</w:t>
              </w:r>
              <w:proofErr w:type="spellEnd"/>
              <w:r>
                <w:t xml:space="preserve"> </w:t>
              </w:r>
              <w:proofErr w:type="spellStart"/>
              <w:r>
                <w:t>cần</w:t>
              </w:r>
              <w:proofErr w:type="spellEnd"/>
              <w:r>
                <w:t xml:space="preserve"> </w:t>
              </w:r>
              <w:proofErr w:type="spellStart"/>
              <w:r>
                <w:t>nhập</w:t>
              </w:r>
              <w:proofErr w:type="spellEnd"/>
            </w:ins>
          </w:p>
        </w:tc>
      </w:tr>
      <w:tr w:rsidR="00D14140" w14:paraId="7348D0A6" w14:textId="77777777" w:rsidTr="00990D7E">
        <w:trPr>
          <w:ins w:id="2278" w:author="Ngoc Khai Nguyen" w:date="2019-05-29T01:46:00Z"/>
        </w:trPr>
        <w:tc>
          <w:tcPr>
            <w:tcW w:w="2980" w:type="dxa"/>
            <w:vAlign w:val="center"/>
            <w:tcPrChange w:id="2279" w:author="Ngọc Hiển nguyễn" w:date="2019-07-06T00:21:00Z">
              <w:tcPr>
                <w:tcW w:w="1571" w:type="dxa"/>
                <w:vAlign w:val="center"/>
              </w:tcPr>
            </w:tcPrChange>
          </w:tcPr>
          <w:p w14:paraId="7A0B8C56" w14:textId="77777777" w:rsidR="00D14140" w:rsidRDefault="00D14140" w:rsidP="00D14140">
            <w:pPr>
              <w:pStyle w:val="oancuaDanhsach"/>
              <w:tabs>
                <w:tab w:val="left" w:pos="780"/>
              </w:tabs>
              <w:ind w:left="0"/>
              <w:rPr>
                <w:ins w:id="2280" w:author="Ngoc Khai Nguyen" w:date="2019-05-29T01:46:00Z"/>
              </w:rPr>
            </w:pPr>
          </w:p>
        </w:tc>
        <w:tc>
          <w:tcPr>
            <w:tcW w:w="2442" w:type="dxa"/>
            <w:vAlign w:val="center"/>
            <w:tcPrChange w:id="2281" w:author="Ngọc Hiển nguyễn" w:date="2019-07-06T00:21:00Z">
              <w:tcPr>
                <w:tcW w:w="1881" w:type="dxa"/>
                <w:gridSpan w:val="2"/>
                <w:vAlign w:val="center"/>
              </w:tcPr>
            </w:tcPrChange>
          </w:tcPr>
          <w:p w14:paraId="2813B2DC" w14:textId="57BB01C7" w:rsidR="00D14140" w:rsidRDefault="00331084" w:rsidP="00D14140">
            <w:pPr>
              <w:pStyle w:val="oancuaDanhsach"/>
              <w:ind w:left="0"/>
              <w:rPr>
                <w:ins w:id="2282" w:author="Ngoc Khai Nguyen" w:date="2019-05-29T01:46:00Z"/>
              </w:rPr>
            </w:pPr>
            <w:proofErr w:type="spellStart"/>
            <w:ins w:id="2283" w:author="Ngọc Hiển nguyễn" w:date="2019-07-06T00:13:00Z">
              <w:r>
                <w:t>GiaNhap</w:t>
              </w:r>
            </w:ins>
            <w:proofErr w:type="spellEnd"/>
            <w:ins w:id="2284" w:author="Ngoc Khai Nguyen" w:date="2019-05-29T01:46:00Z">
              <w:del w:id="2285" w:author="Ngọc Hiển nguyễn" w:date="2019-07-06T00:13:00Z">
                <w:r w:rsidR="00D14140" w:rsidDel="00331084">
                  <w:delText>B</w:delText>
                </w:r>
              </w:del>
            </w:ins>
            <w:ins w:id="2286" w:author="Ngoc Khai Nguyen" w:date="2019-05-29T01:47:00Z">
              <w:del w:id="2287" w:author="Ngọc Hiển nguyễn" w:date="2019-07-06T00:13:00Z">
                <w:r w:rsidR="00D14140" w:rsidDel="00331084">
                  <w:delText>ookCount</w:delText>
                </w:r>
              </w:del>
            </w:ins>
          </w:p>
        </w:tc>
        <w:tc>
          <w:tcPr>
            <w:tcW w:w="1751" w:type="dxa"/>
            <w:vAlign w:val="center"/>
            <w:tcPrChange w:id="2288" w:author="Ngọc Hiển nguyễn" w:date="2019-07-06T00:21:00Z">
              <w:tcPr>
                <w:tcW w:w="1410" w:type="dxa"/>
                <w:gridSpan w:val="2"/>
                <w:vAlign w:val="center"/>
              </w:tcPr>
            </w:tcPrChange>
          </w:tcPr>
          <w:p w14:paraId="16C15FE4" w14:textId="07AD0B2E" w:rsidR="00D14140" w:rsidRDefault="00D14140" w:rsidP="00D14140">
            <w:pPr>
              <w:pStyle w:val="oancuaDanhsach"/>
              <w:ind w:left="0"/>
              <w:rPr>
                <w:ins w:id="2289" w:author="Ngoc Khai Nguyen" w:date="2019-05-29T01:46:00Z"/>
              </w:rPr>
            </w:pPr>
            <w:ins w:id="2290" w:author="Ngoc Khai Nguyen" w:date="2019-05-29T01:47:00Z">
              <w:r>
                <w:t>Int</w:t>
              </w:r>
            </w:ins>
          </w:p>
        </w:tc>
        <w:tc>
          <w:tcPr>
            <w:tcW w:w="1097" w:type="dxa"/>
            <w:vAlign w:val="center"/>
            <w:tcPrChange w:id="2291" w:author="Ngọc Hiển nguyễn" w:date="2019-07-06T00:21:00Z">
              <w:tcPr>
                <w:tcW w:w="3408" w:type="dxa"/>
                <w:gridSpan w:val="2"/>
                <w:vAlign w:val="center"/>
              </w:tcPr>
            </w:tcPrChange>
          </w:tcPr>
          <w:p w14:paraId="138869A0" w14:textId="4DE2F743" w:rsidR="00D14140" w:rsidRDefault="00331084" w:rsidP="00D14140">
            <w:pPr>
              <w:pStyle w:val="oancuaDanhsach"/>
              <w:ind w:left="0"/>
              <w:rPr>
                <w:ins w:id="2292" w:author="Ngoc Khai Nguyen" w:date="2019-05-29T01:46:00Z"/>
              </w:rPr>
            </w:pPr>
            <w:proofErr w:type="spellStart"/>
            <w:ins w:id="2293" w:author="Ngọc Hiển nguyễn" w:date="2019-07-06T00:14:00Z">
              <w:r>
                <w:t>Giá</w:t>
              </w:r>
              <w:proofErr w:type="spellEnd"/>
              <w:r>
                <w:t xml:space="preserve"> </w:t>
              </w:r>
              <w:proofErr w:type="spellStart"/>
              <w:r>
                <w:t>từng</w:t>
              </w:r>
              <w:proofErr w:type="spellEnd"/>
              <w:r>
                <w:t xml:space="preserve"> </w:t>
              </w:r>
              <w:proofErr w:type="spellStart"/>
              <w:r>
                <w:t>quyển</w:t>
              </w:r>
              <w:proofErr w:type="spellEnd"/>
              <w:r>
                <w:t xml:space="preserve"> </w:t>
              </w:r>
              <w:proofErr w:type="spellStart"/>
              <w:r>
                <w:t>sách</w:t>
              </w:r>
            </w:ins>
            <w:proofErr w:type="spellEnd"/>
            <w:ins w:id="2294" w:author="Ngoc Khai Nguyen" w:date="2019-05-29T01:47:00Z">
              <w:del w:id="2295" w:author="Ngọc Hiển nguyễn" w:date="2019-07-06T00:14:00Z">
                <w:r w:rsidR="00D14140" w:rsidDel="00331084">
                  <w:delText>Số lượng nhập của từng loại sách</w:delText>
                </w:r>
              </w:del>
            </w:ins>
          </w:p>
        </w:tc>
      </w:tr>
      <w:tr w:rsidR="00331084" w14:paraId="7E8B741A" w14:textId="77777777" w:rsidTr="00990D7E">
        <w:trPr>
          <w:ins w:id="2296" w:author="Ngọc Hiển nguyễn" w:date="2019-07-06T00:14:00Z"/>
        </w:trPr>
        <w:tc>
          <w:tcPr>
            <w:tcW w:w="2980" w:type="dxa"/>
            <w:vAlign w:val="center"/>
            <w:tcPrChange w:id="2297" w:author="Ngọc Hiển nguyễn" w:date="2019-07-06T00:21:00Z">
              <w:tcPr>
                <w:tcW w:w="2249" w:type="dxa"/>
                <w:gridSpan w:val="2"/>
                <w:vAlign w:val="center"/>
              </w:tcPr>
            </w:tcPrChange>
          </w:tcPr>
          <w:p w14:paraId="011287B1" w14:textId="77777777" w:rsidR="00331084" w:rsidRDefault="00331084" w:rsidP="00D14140">
            <w:pPr>
              <w:pStyle w:val="oancuaDanhsach"/>
              <w:tabs>
                <w:tab w:val="left" w:pos="780"/>
              </w:tabs>
              <w:ind w:left="0"/>
              <w:rPr>
                <w:ins w:id="2298" w:author="Ngọc Hiển nguyễn" w:date="2019-07-06T00:14:00Z"/>
              </w:rPr>
            </w:pPr>
          </w:p>
        </w:tc>
        <w:tc>
          <w:tcPr>
            <w:tcW w:w="2442" w:type="dxa"/>
            <w:vAlign w:val="center"/>
            <w:tcPrChange w:id="2299" w:author="Ngọc Hiển nguyễn" w:date="2019-07-06T00:21:00Z">
              <w:tcPr>
                <w:tcW w:w="2529" w:type="dxa"/>
                <w:gridSpan w:val="2"/>
                <w:vAlign w:val="center"/>
              </w:tcPr>
            </w:tcPrChange>
          </w:tcPr>
          <w:p w14:paraId="3EEC5530" w14:textId="68D523C6" w:rsidR="00331084" w:rsidRDefault="00331084" w:rsidP="00D14140">
            <w:pPr>
              <w:pStyle w:val="oancuaDanhsach"/>
              <w:ind w:left="0"/>
              <w:rPr>
                <w:ins w:id="2300" w:author="Ngọc Hiển nguyễn" w:date="2019-07-06T00:14:00Z"/>
              </w:rPr>
            </w:pPr>
            <w:proofErr w:type="spellStart"/>
            <w:ins w:id="2301" w:author="Ngọc Hiển nguyễn" w:date="2019-07-06T00:14:00Z">
              <w:r>
                <w:t>SoLuong</w:t>
              </w:r>
              <w:proofErr w:type="spellEnd"/>
            </w:ins>
          </w:p>
        </w:tc>
        <w:tc>
          <w:tcPr>
            <w:tcW w:w="1751" w:type="dxa"/>
            <w:vAlign w:val="center"/>
            <w:tcPrChange w:id="2302" w:author="Ngọc Hiển nguyễn" w:date="2019-07-06T00:21:00Z">
              <w:tcPr>
                <w:tcW w:w="1632" w:type="dxa"/>
                <w:gridSpan w:val="2"/>
                <w:vAlign w:val="center"/>
              </w:tcPr>
            </w:tcPrChange>
          </w:tcPr>
          <w:p w14:paraId="0B8CDBA6" w14:textId="763CD758" w:rsidR="00331084" w:rsidRDefault="00331084" w:rsidP="00D14140">
            <w:pPr>
              <w:pStyle w:val="oancuaDanhsach"/>
              <w:ind w:left="0"/>
              <w:rPr>
                <w:ins w:id="2303" w:author="Ngọc Hiển nguyễn" w:date="2019-07-06T00:14:00Z"/>
              </w:rPr>
            </w:pPr>
            <w:ins w:id="2304" w:author="Ngọc Hiển nguyễn" w:date="2019-07-06T00:15:00Z">
              <w:r>
                <w:t>int</w:t>
              </w:r>
            </w:ins>
          </w:p>
        </w:tc>
        <w:tc>
          <w:tcPr>
            <w:tcW w:w="1097" w:type="dxa"/>
            <w:vAlign w:val="center"/>
            <w:tcPrChange w:id="2305" w:author="Ngọc Hiển nguyễn" w:date="2019-07-06T00:21:00Z">
              <w:tcPr>
                <w:tcW w:w="1860" w:type="dxa"/>
                <w:vAlign w:val="center"/>
              </w:tcPr>
            </w:tcPrChange>
          </w:tcPr>
          <w:p w14:paraId="35D319A4" w14:textId="4DCD6428" w:rsidR="00331084" w:rsidRDefault="00331084" w:rsidP="00D14140">
            <w:pPr>
              <w:pStyle w:val="oancuaDanhsach"/>
              <w:ind w:left="0"/>
              <w:rPr>
                <w:ins w:id="2306" w:author="Ngọc Hiển nguyễn" w:date="2019-07-06T00:14:00Z"/>
              </w:rPr>
            </w:pPr>
            <w:proofErr w:type="spellStart"/>
            <w:ins w:id="2307" w:author="Ngọc Hiển nguyễn" w:date="2019-07-06T00:15:00Z">
              <w:r>
                <w:t>Số</w:t>
              </w:r>
              <w:proofErr w:type="spellEnd"/>
              <w:r>
                <w:t xml:space="preserve"> </w:t>
              </w:r>
              <w:proofErr w:type="spellStart"/>
              <w:r>
                <w:t>lượng</w:t>
              </w:r>
              <w:proofErr w:type="spellEnd"/>
              <w:r>
                <w:t xml:space="preserve"> </w:t>
              </w:r>
              <w:proofErr w:type="spellStart"/>
              <w:r>
                <w:t>sách</w:t>
              </w:r>
              <w:proofErr w:type="spellEnd"/>
              <w:r>
                <w:t xml:space="preserve"> </w:t>
              </w:r>
              <w:proofErr w:type="spellStart"/>
              <w:r>
                <w:t>khi</w:t>
              </w:r>
              <w:proofErr w:type="spellEnd"/>
              <w:r>
                <w:t xml:space="preserve"> </w:t>
              </w:r>
              <w:proofErr w:type="spellStart"/>
              <w:r>
                <w:t>nhập</w:t>
              </w:r>
            </w:ins>
            <w:proofErr w:type="spellEnd"/>
          </w:p>
        </w:tc>
      </w:tr>
      <w:tr w:rsidR="00D14140" w14:paraId="7C95F37A" w14:textId="77777777" w:rsidTr="00990D7E">
        <w:trPr>
          <w:ins w:id="2308" w:author="Ngoc Khai Nguyen" w:date="2019-05-29T01:47:00Z"/>
        </w:trPr>
        <w:tc>
          <w:tcPr>
            <w:tcW w:w="2980" w:type="dxa"/>
            <w:vAlign w:val="center"/>
            <w:tcPrChange w:id="2309" w:author="Ngọc Hiển nguyễn" w:date="2019-07-06T00:21:00Z">
              <w:tcPr>
                <w:tcW w:w="1571" w:type="dxa"/>
                <w:vAlign w:val="center"/>
              </w:tcPr>
            </w:tcPrChange>
          </w:tcPr>
          <w:p w14:paraId="3BE34D98" w14:textId="30903966" w:rsidR="00D14140" w:rsidRDefault="00331084" w:rsidP="00D14140">
            <w:pPr>
              <w:pStyle w:val="oancuaDanhsach"/>
              <w:tabs>
                <w:tab w:val="left" w:pos="780"/>
              </w:tabs>
              <w:ind w:left="0"/>
              <w:rPr>
                <w:ins w:id="2310" w:author="Ngoc Khai Nguyen" w:date="2019-05-29T01:47:00Z"/>
              </w:rPr>
            </w:pPr>
            <w:proofErr w:type="spellStart"/>
            <w:ins w:id="2311" w:author="Ngọc Hiển nguyễn" w:date="2019-07-06T00:16:00Z">
              <w:r>
                <w:t>NhanVien</w:t>
              </w:r>
            </w:ins>
            <w:proofErr w:type="spellEnd"/>
            <w:ins w:id="2312" w:author="Ngoc Khai Nguyen" w:date="2019-05-29T01:47:00Z">
              <w:del w:id="2313" w:author="Ngọc Hiển nguyễn" w:date="2019-07-06T00:16:00Z">
                <w:r w:rsidR="00D14140" w:rsidDel="00331084">
                  <w:delText>COUPON</w:delText>
                </w:r>
              </w:del>
            </w:ins>
          </w:p>
        </w:tc>
        <w:tc>
          <w:tcPr>
            <w:tcW w:w="2442" w:type="dxa"/>
            <w:vAlign w:val="center"/>
            <w:tcPrChange w:id="2314" w:author="Ngọc Hiển nguyễn" w:date="2019-07-06T00:21:00Z">
              <w:tcPr>
                <w:tcW w:w="1881" w:type="dxa"/>
                <w:gridSpan w:val="2"/>
                <w:vAlign w:val="center"/>
              </w:tcPr>
            </w:tcPrChange>
          </w:tcPr>
          <w:p w14:paraId="1A249F15" w14:textId="014D18DB" w:rsidR="00D14140" w:rsidRDefault="00990D7E" w:rsidP="00D14140">
            <w:pPr>
              <w:pStyle w:val="oancuaDanhsach"/>
              <w:ind w:left="0"/>
              <w:rPr>
                <w:ins w:id="2315" w:author="Ngoc Khai Nguyen" w:date="2019-05-29T01:47:00Z"/>
              </w:rPr>
            </w:pPr>
            <w:proofErr w:type="spellStart"/>
            <w:ins w:id="2316" w:author="Ngọc Hiển nguyễn" w:date="2019-07-06T00:16:00Z">
              <w:r>
                <w:t>MaNV</w:t>
              </w:r>
            </w:ins>
            <w:proofErr w:type="spellEnd"/>
            <w:ins w:id="2317" w:author="Ngoc Khai Nguyen" w:date="2019-05-29T01:48:00Z">
              <w:del w:id="2318" w:author="Ngọc Hiển nguyễn" w:date="2019-07-06T00:16:00Z">
                <w:r w:rsidR="00D14140" w:rsidDel="00990D7E">
                  <w:delText>CouponId</w:delText>
                </w:r>
              </w:del>
            </w:ins>
          </w:p>
        </w:tc>
        <w:tc>
          <w:tcPr>
            <w:tcW w:w="1751" w:type="dxa"/>
            <w:vAlign w:val="center"/>
            <w:tcPrChange w:id="2319" w:author="Ngọc Hiển nguyễn" w:date="2019-07-06T00:21:00Z">
              <w:tcPr>
                <w:tcW w:w="1410" w:type="dxa"/>
                <w:gridSpan w:val="2"/>
                <w:vAlign w:val="center"/>
              </w:tcPr>
            </w:tcPrChange>
          </w:tcPr>
          <w:p w14:paraId="09F79A76" w14:textId="7EE6DBC7" w:rsidR="00D14140" w:rsidRDefault="00D14140" w:rsidP="00D14140">
            <w:pPr>
              <w:pStyle w:val="oancuaDanhsach"/>
              <w:ind w:left="0"/>
              <w:rPr>
                <w:ins w:id="2320" w:author="Ngoc Khai Nguyen" w:date="2019-05-29T01:47:00Z"/>
              </w:rPr>
            </w:pPr>
            <w:ins w:id="2321" w:author="Ngoc Khai Nguyen" w:date="2019-05-29T01:48:00Z">
              <w:r>
                <w:t>Int</w:t>
              </w:r>
            </w:ins>
          </w:p>
        </w:tc>
        <w:tc>
          <w:tcPr>
            <w:tcW w:w="1097" w:type="dxa"/>
            <w:vAlign w:val="center"/>
            <w:tcPrChange w:id="2322" w:author="Ngọc Hiển nguyễn" w:date="2019-07-06T00:21:00Z">
              <w:tcPr>
                <w:tcW w:w="3408" w:type="dxa"/>
                <w:gridSpan w:val="2"/>
                <w:vAlign w:val="center"/>
              </w:tcPr>
            </w:tcPrChange>
          </w:tcPr>
          <w:p w14:paraId="7AED4C53" w14:textId="480D004F" w:rsidR="00D14140" w:rsidRDefault="00D14140" w:rsidP="00D14140">
            <w:pPr>
              <w:pStyle w:val="oancuaDanhsach"/>
              <w:ind w:left="0"/>
              <w:rPr>
                <w:ins w:id="2323" w:author="Ngoc Khai Nguyen" w:date="2019-05-29T01:47:00Z"/>
              </w:rPr>
            </w:pPr>
            <w:proofErr w:type="spellStart"/>
            <w:ins w:id="2324" w:author="Ngoc Khai Nguyen" w:date="2019-05-29T01:48:00Z">
              <w:r>
                <w:t>Mã</w:t>
              </w:r>
              <w:proofErr w:type="spellEnd"/>
              <w:r>
                <w:t xml:space="preserve"> </w:t>
              </w:r>
            </w:ins>
            <w:proofErr w:type="spellStart"/>
            <w:ins w:id="2325" w:author="Ngọc Hiển nguyễn" w:date="2019-07-06T00:16:00Z">
              <w:r w:rsidR="00990D7E">
                <w:t>nhân</w:t>
              </w:r>
              <w:proofErr w:type="spellEnd"/>
              <w:r w:rsidR="00990D7E">
                <w:t xml:space="preserve"> </w:t>
              </w:r>
              <w:proofErr w:type="spellStart"/>
              <w:r w:rsidR="00990D7E">
                <w:t>viên</w:t>
              </w:r>
            </w:ins>
            <w:proofErr w:type="spellEnd"/>
            <w:ins w:id="2326" w:author="Ngoc Khai Nguyen" w:date="2019-05-29T01:48:00Z">
              <w:del w:id="2327" w:author="Ngọc Hiển nguyễn" w:date="2019-07-06T00:16:00Z">
                <w:r w:rsidDel="00990D7E">
                  <w:delText>phiếu thu tiền</w:delText>
                </w:r>
              </w:del>
            </w:ins>
          </w:p>
        </w:tc>
      </w:tr>
      <w:tr w:rsidR="00D14140" w14:paraId="422241DE" w14:textId="77777777" w:rsidTr="00990D7E">
        <w:trPr>
          <w:ins w:id="2328" w:author="Ngoc Khai Nguyen" w:date="2019-05-29T01:47:00Z"/>
        </w:trPr>
        <w:tc>
          <w:tcPr>
            <w:tcW w:w="2980" w:type="dxa"/>
            <w:vAlign w:val="center"/>
            <w:tcPrChange w:id="2329" w:author="Ngọc Hiển nguyễn" w:date="2019-07-06T00:21:00Z">
              <w:tcPr>
                <w:tcW w:w="1571" w:type="dxa"/>
                <w:vAlign w:val="center"/>
              </w:tcPr>
            </w:tcPrChange>
          </w:tcPr>
          <w:p w14:paraId="1158BAED" w14:textId="77777777" w:rsidR="00D14140" w:rsidRDefault="00D14140" w:rsidP="00D14140">
            <w:pPr>
              <w:pStyle w:val="oancuaDanhsach"/>
              <w:tabs>
                <w:tab w:val="left" w:pos="780"/>
              </w:tabs>
              <w:ind w:left="0"/>
              <w:rPr>
                <w:ins w:id="2330" w:author="Ngoc Khai Nguyen" w:date="2019-05-29T01:47:00Z"/>
              </w:rPr>
            </w:pPr>
          </w:p>
        </w:tc>
        <w:tc>
          <w:tcPr>
            <w:tcW w:w="2442" w:type="dxa"/>
            <w:vAlign w:val="center"/>
            <w:tcPrChange w:id="2331" w:author="Ngọc Hiển nguyễn" w:date="2019-07-06T00:21:00Z">
              <w:tcPr>
                <w:tcW w:w="1881" w:type="dxa"/>
                <w:gridSpan w:val="2"/>
                <w:vAlign w:val="center"/>
              </w:tcPr>
            </w:tcPrChange>
          </w:tcPr>
          <w:p w14:paraId="1407CEE5" w14:textId="0BBF711E" w:rsidR="00D14140" w:rsidRDefault="00990D7E" w:rsidP="00D14140">
            <w:pPr>
              <w:pStyle w:val="oancuaDanhsach"/>
              <w:ind w:left="0"/>
              <w:rPr>
                <w:ins w:id="2332" w:author="Ngoc Khai Nguyen" w:date="2019-05-29T01:47:00Z"/>
              </w:rPr>
            </w:pPr>
            <w:ins w:id="2333" w:author="Ngọc Hiển nguyễn" w:date="2019-07-06T00:17:00Z">
              <w:r>
                <w:t>Password</w:t>
              </w:r>
            </w:ins>
            <w:ins w:id="2334" w:author="Ngoc Khai Nguyen" w:date="2019-05-29T01:48:00Z">
              <w:del w:id="2335" w:author="Ngọc Hiển nguyễn" w:date="2019-07-06T00:17:00Z">
                <w:r w:rsidR="00D14140" w:rsidDel="00990D7E">
                  <w:delText>CustomerId</w:delText>
                </w:r>
              </w:del>
            </w:ins>
          </w:p>
        </w:tc>
        <w:tc>
          <w:tcPr>
            <w:tcW w:w="1751" w:type="dxa"/>
            <w:vAlign w:val="center"/>
            <w:tcPrChange w:id="2336" w:author="Ngọc Hiển nguyễn" w:date="2019-07-06T00:21:00Z">
              <w:tcPr>
                <w:tcW w:w="1410" w:type="dxa"/>
                <w:gridSpan w:val="2"/>
                <w:vAlign w:val="center"/>
              </w:tcPr>
            </w:tcPrChange>
          </w:tcPr>
          <w:p w14:paraId="0A98F4E5" w14:textId="392BC58D" w:rsidR="00D14140" w:rsidRDefault="00990D7E" w:rsidP="00D14140">
            <w:pPr>
              <w:pStyle w:val="oancuaDanhsach"/>
              <w:ind w:left="0"/>
              <w:rPr>
                <w:ins w:id="2337" w:author="Ngoc Khai Nguyen" w:date="2019-05-29T01:47:00Z"/>
              </w:rPr>
            </w:pPr>
            <w:proofErr w:type="spellStart"/>
            <w:proofErr w:type="gramStart"/>
            <w:ins w:id="2338" w:author="Ngọc Hiển nguyễn" w:date="2019-07-06T00:18:00Z">
              <w:r>
                <w:t>Nvarchar</w:t>
              </w:r>
              <w:proofErr w:type="spellEnd"/>
              <w:r>
                <w:t>(</w:t>
              </w:r>
              <w:proofErr w:type="gramEnd"/>
              <w:r>
                <w:t>20)</w:t>
              </w:r>
            </w:ins>
            <w:ins w:id="2339" w:author="Ngoc Khai Nguyen" w:date="2019-05-29T01:48:00Z">
              <w:del w:id="2340" w:author="Ngọc Hiển nguyễn" w:date="2019-07-06T00:18:00Z">
                <w:r w:rsidR="00D14140" w:rsidDel="00990D7E">
                  <w:delText>Int</w:delText>
                </w:r>
              </w:del>
            </w:ins>
          </w:p>
        </w:tc>
        <w:tc>
          <w:tcPr>
            <w:tcW w:w="1097" w:type="dxa"/>
            <w:vAlign w:val="center"/>
            <w:tcPrChange w:id="2341" w:author="Ngọc Hiển nguyễn" w:date="2019-07-06T00:21:00Z">
              <w:tcPr>
                <w:tcW w:w="3408" w:type="dxa"/>
                <w:gridSpan w:val="2"/>
                <w:vAlign w:val="center"/>
              </w:tcPr>
            </w:tcPrChange>
          </w:tcPr>
          <w:p w14:paraId="28F7B688" w14:textId="39592C29" w:rsidR="00D14140" w:rsidRDefault="00990D7E" w:rsidP="00D14140">
            <w:pPr>
              <w:pStyle w:val="oancuaDanhsach"/>
              <w:ind w:left="0"/>
              <w:rPr>
                <w:ins w:id="2342" w:author="Ngoc Khai Nguyen" w:date="2019-05-29T01:47:00Z"/>
              </w:rPr>
            </w:pPr>
            <w:proofErr w:type="spellStart"/>
            <w:ins w:id="2343" w:author="Ngọc Hiển nguyễn" w:date="2019-07-06T00:18:00Z">
              <w:r>
                <w:t>Mật</w:t>
              </w:r>
              <w:proofErr w:type="spellEnd"/>
              <w:r>
                <w:t xml:space="preserve"> </w:t>
              </w:r>
              <w:proofErr w:type="spellStart"/>
              <w:r>
                <w:t>khẩu</w:t>
              </w:r>
            </w:ins>
            <w:proofErr w:type="spellEnd"/>
            <w:ins w:id="2344" w:author="Ngoc Khai Nguyen" w:date="2019-05-29T01:48:00Z">
              <w:del w:id="2345" w:author="Ngọc Hiển nguyễn" w:date="2019-07-06T00:17:00Z">
                <w:r w:rsidR="00D14140" w:rsidDel="00990D7E">
                  <w:delText xml:space="preserve">Mã phiếu </w:delText>
                </w:r>
              </w:del>
            </w:ins>
            <w:ins w:id="2346" w:author="Ngoc Khai Nguyen" w:date="2019-05-29T01:49:00Z">
              <w:del w:id="2347" w:author="Ngọc Hiển nguyễn" w:date="2019-07-06T00:17:00Z">
                <w:r w:rsidR="00D14140" w:rsidDel="00990D7E">
                  <w:delText>khách hàng</w:delText>
                </w:r>
              </w:del>
            </w:ins>
          </w:p>
        </w:tc>
      </w:tr>
      <w:tr w:rsidR="00D14140" w14:paraId="0111D6D7" w14:textId="77777777" w:rsidTr="00990D7E">
        <w:trPr>
          <w:ins w:id="2348" w:author="Ngoc Khai Nguyen" w:date="2019-05-29T01:47:00Z"/>
        </w:trPr>
        <w:tc>
          <w:tcPr>
            <w:tcW w:w="2980" w:type="dxa"/>
            <w:vAlign w:val="center"/>
            <w:tcPrChange w:id="2349" w:author="Ngọc Hiển nguyễn" w:date="2019-07-06T00:21:00Z">
              <w:tcPr>
                <w:tcW w:w="1571" w:type="dxa"/>
                <w:vAlign w:val="center"/>
              </w:tcPr>
            </w:tcPrChange>
          </w:tcPr>
          <w:p w14:paraId="36A6E870" w14:textId="77777777" w:rsidR="00D14140" w:rsidRDefault="00D14140" w:rsidP="00D14140">
            <w:pPr>
              <w:pStyle w:val="oancuaDanhsach"/>
              <w:tabs>
                <w:tab w:val="left" w:pos="780"/>
              </w:tabs>
              <w:ind w:left="0"/>
              <w:rPr>
                <w:ins w:id="2350" w:author="Ngoc Khai Nguyen" w:date="2019-05-29T01:47:00Z"/>
              </w:rPr>
            </w:pPr>
          </w:p>
        </w:tc>
        <w:tc>
          <w:tcPr>
            <w:tcW w:w="2442" w:type="dxa"/>
            <w:vAlign w:val="center"/>
            <w:tcPrChange w:id="2351" w:author="Ngọc Hiển nguyễn" w:date="2019-07-06T00:21:00Z">
              <w:tcPr>
                <w:tcW w:w="1881" w:type="dxa"/>
                <w:gridSpan w:val="2"/>
                <w:vAlign w:val="center"/>
              </w:tcPr>
            </w:tcPrChange>
          </w:tcPr>
          <w:p w14:paraId="3C2FEFEC" w14:textId="298072B2" w:rsidR="00D14140" w:rsidRDefault="00990D7E" w:rsidP="00D14140">
            <w:pPr>
              <w:pStyle w:val="oancuaDanhsach"/>
              <w:ind w:left="0"/>
              <w:rPr>
                <w:ins w:id="2352" w:author="Ngoc Khai Nguyen" w:date="2019-05-29T01:47:00Z"/>
              </w:rPr>
            </w:pPr>
            <w:proofErr w:type="spellStart"/>
            <w:ins w:id="2353" w:author="Ngọc Hiển nguyễn" w:date="2019-07-06T00:18:00Z">
              <w:r>
                <w:t>ChucVu</w:t>
              </w:r>
            </w:ins>
            <w:proofErr w:type="spellEnd"/>
            <w:ins w:id="2354" w:author="Ngoc Khai Nguyen" w:date="2019-05-29T01:49:00Z">
              <w:del w:id="2355" w:author="Ngọc Hiển nguyễn" w:date="2019-07-06T00:18:00Z">
                <w:r w:rsidR="00D14140" w:rsidDel="00990D7E">
                  <w:delText>Date</w:delText>
                </w:r>
              </w:del>
            </w:ins>
          </w:p>
        </w:tc>
        <w:tc>
          <w:tcPr>
            <w:tcW w:w="1751" w:type="dxa"/>
            <w:vAlign w:val="center"/>
            <w:tcPrChange w:id="2356" w:author="Ngọc Hiển nguyễn" w:date="2019-07-06T00:21:00Z">
              <w:tcPr>
                <w:tcW w:w="1410" w:type="dxa"/>
                <w:gridSpan w:val="2"/>
                <w:vAlign w:val="center"/>
              </w:tcPr>
            </w:tcPrChange>
          </w:tcPr>
          <w:p w14:paraId="16140568" w14:textId="560C833A" w:rsidR="00D14140" w:rsidRDefault="00990D7E" w:rsidP="00D14140">
            <w:pPr>
              <w:pStyle w:val="oancuaDanhsach"/>
              <w:ind w:left="0"/>
              <w:rPr>
                <w:ins w:id="2357" w:author="Ngoc Khai Nguyen" w:date="2019-05-29T01:47:00Z"/>
              </w:rPr>
            </w:pPr>
            <w:proofErr w:type="spellStart"/>
            <w:proofErr w:type="gramStart"/>
            <w:ins w:id="2358" w:author="Ngọc Hiển nguyễn" w:date="2019-07-06T00:18:00Z">
              <w:r>
                <w:t>Nv</w:t>
              </w:r>
            </w:ins>
            <w:ins w:id="2359" w:author="Ngọc Hiển nguyễn" w:date="2019-07-06T00:19:00Z">
              <w:r>
                <w:t>archar</w:t>
              </w:r>
              <w:proofErr w:type="spellEnd"/>
              <w:r>
                <w:t>(</w:t>
              </w:r>
              <w:proofErr w:type="gramEnd"/>
              <w:r>
                <w:t>30)</w:t>
              </w:r>
            </w:ins>
            <w:ins w:id="2360" w:author="Ngoc Khai Nguyen" w:date="2019-05-29T01:49:00Z">
              <w:del w:id="2361" w:author="Ngọc Hiển nguyễn" w:date="2019-07-06T00:18:00Z">
                <w:r w:rsidR="00D14140" w:rsidDel="00990D7E">
                  <w:delText>Date</w:delText>
                </w:r>
              </w:del>
            </w:ins>
          </w:p>
        </w:tc>
        <w:tc>
          <w:tcPr>
            <w:tcW w:w="1097" w:type="dxa"/>
            <w:vAlign w:val="center"/>
            <w:tcPrChange w:id="2362" w:author="Ngọc Hiển nguyễn" w:date="2019-07-06T00:21:00Z">
              <w:tcPr>
                <w:tcW w:w="3408" w:type="dxa"/>
                <w:gridSpan w:val="2"/>
                <w:vAlign w:val="center"/>
              </w:tcPr>
            </w:tcPrChange>
          </w:tcPr>
          <w:p w14:paraId="19202400" w14:textId="5C2739A6" w:rsidR="00D14140" w:rsidRDefault="00990D7E" w:rsidP="00D14140">
            <w:pPr>
              <w:pStyle w:val="oancuaDanhsach"/>
              <w:ind w:left="0"/>
              <w:rPr>
                <w:ins w:id="2363" w:author="Ngoc Khai Nguyen" w:date="2019-05-29T01:47:00Z"/>
              </w:rPr>
            </w:pPr>
            <w:proofErr w:type="spellStart"/>
            <w:ins w:id="2364" w:author="Ngọc Hiển nguyễn" w:date="2019-07-06T00:19:00Z">
              <w:r>
                <w:t>Chức</w:t>
              </w:r>
              <w:proofErr w:type="spellEnd"/>
              <w:r>
                <w:t xml:space="preserve"> </w:t>
              </w:r>
              <w:proofErr w:type="spellStart"/>
              <w:r>
                <w:t>vụ</w:t>
              </w:r>
            </w:ins>
            <w:proofErr w:type="spellEnd"/>
            <w:ins w:id="2365" w:author="Ngoc Khai Nguyen" w:date="2019-05-29T01:49:00Z">
              <w:del w:id="2366" w:author="Ngọc Hiển nguyễn" w:date="2019-07-06T00:19:00Z">
                <w:r w:rsidR="00D14140" w:rsidDel="00990D7E">
                  <w:delText>Ngày thu tiền</w:delText>
                </w:r>
              </w:del>
            </w:ins>
          </w:p>
        </w:tc>
      </w:tr>
      <w:tr w:rsidR="00D14140" w14:paraId="2A45AF5C" w14:textId="77777777" w:rsidTr="00990D7E">
        <w:trPr>
          <w:ins w:id="2367" w:author="Ngoc Khai Nguyen" w:date="2019-05-29T01:49:00Z"/>
        </w:trPr>
        <w:tc>
          <w:tcPr>
            <w:tcW w:w="2980" w:type="dxa"/>
            <w:vAlign w:val="center"/>
            <w:tcPrChange w:id="2368" w:author="Ngọc Hiển nguyễn" w:date="2019-07-06T00:21:00Z">
              <w:tcPr>
                <w:tcW w:w="1571" w:type="dxa"/>
                <w:vAlign w:val="center"/>
              </w:tcPr>
            </w:tcPrChange>
          </w:tcPr>
          <w:p w14:paraId="42A9C6B9" w14:textId="77777777" w:rsidR="00D14140" w:rsidRDefault="00D14140" w:rsidP="00D14140">
            <w:pPr>
              <w:pStyle w:val="oancuaDanhsach"/>
              <w:tabs>
                <w:tab w:val="left" w:pos="780"/>
              </w:tabs>
              <w:ind w:left="0"/>
              <w:rPr>
                <w:ins w:id="2369" w:author="Ngoc Khai Nguyen" w:date="2019-05-29T01:49:00Z"/>
              </w:rPr>
            </w:pPr>
          </w:p>
        </w:tc>
        <w:tc>
          <w:tcPr>
            <w:tcW w:w="2442" w:type="dxa"/>
            <w:vAlign w:val="center"/>
            <w:tcPrChange w:id="2370" w:author="Ngọc Hiển nguyễn" w:date="2019-07-06T00:21:00Z">
              <w:tcPr>
                <w:tcW w:w="1881" w:type="dxa"/>
                <w:gridSpan w:val="2"/>
                <w:vAlign w:val="center"/>
              </w:tcPr>
            </w:tcPrChange>
          </w:tcPr>
          <w:p w14:paraId="06396EC4" w14:textId="12610398" w:rsidR="00D14140" w:rsidRDefault="00990D7E" w:rsidP="00D14140">
            <w:pPr>
              <w:pStyle w:val="oancuaDanhsach"/>
              <w:ind w:left="0"/>
              <w:rPr>
                <w:ins w:id="2371" w:author="Ngoc Khai Nguyen" w:date="2019-05-29T01:49:00Z"/>
              </w:rPr>
            </w:pPr>
            <w:proofErr w:type="spellStart"/>
            <w:ins w:id="2372" w:author="Ngọc Hiển nguyễn" w:date="2019-07-06T00:19:00Z">
              <w:r>
                <w:t>TenNV</w:t>
              </w:r>
            </w:ins>
            <w:proofErr w:type="spellEnd"/>
            <w:ins w:id="2373" w:author="Ngoc Khai Nguyen" w:date="2019-05-29T01:49:00Z">
              <w:del w:id="2374" w:author="Ngọc Hiển nguyễn" w:date="2019-07-06T00:19:00Z">
                <w:r w:rsidR="00D14140" w:rsidDel="00990D7E">
                  <w:delText>Money</w:delText>
                </w:r>
              </w:del>
            </w:ins>
          </w:p>
        </w:tc>
        <w:tc>
          <w:tcPr>
            <w:tcW w:w="1751" w:type="dxa"/>
            <w:vAlign w:val="center"/>
            <w:tcPrChange w:id="2375" w:author="Ngọc Hiển nguyễn" w:date="2019-07-06T00:21:00Z">
              <w:tcPr>
                <w:tcW w:w="1410" w:type="dxa"/>
                <w:gridSpan w:val="2"/>
                <w:vAlign w:val="center"/>
              </w:tcPr>
            </w:tcPrChange>
          </w:tcPr>
          <w:p w14:paraId="645B1A96" w14:textId="672F8D60" w:rsidR="00D14140" w:rsidRDefault="00990D7E" w:rsidP="00D14140">
            <w:pPr>
              <w:pStyle w:val="oancuaDanhsach"/>
              <w:ind w:left="0"/>
              <w:rPr>
                <w:ins w:id="2376" w:author="Ngoc Khai Nguyen" w:date="2019-05-29T01:49:00Z"/>
              </w:rPr>
            </w:pPr>
            <w:proofErr w:type="spellStart"/>
            <w:proofErr w:type="gramStart"/>
            <w:ins w:id="2377" w:author="Ngọc Hiển nguyễn" w:date="2019-07-06T00:19:00Z">
              <w:r>
                <w:t>Nvarchar</w:t>
              </w:r>
              <w:proofErr w:type="spellEnd"/>
              <w:r>
                <w:t>(</w:t>
              </w:r>
              <w:proofErr w:type="gramEnd"/>
              <w:r>
                <w:t>50)</w:t>
              </w:r>
            </w:ins>
            <w:ins w:id="2378" w:author="Ngoc Khai Nguyen" w:date="2019-05-29T01:49:00Z">
              <w:del w:id="2379" w:author="Ngọc Hiển nguyễn" w:date="2019-07-06T00:19:00Z">
                <w:r w:rsidR="00D14140" w:rsidDel="00990D7E">
                  <w:delText>Int</w:delText>
                </w:r>
              </w:del>
            </w:ins>
          </w:p>
        </w:tc>
        <w:tc>
          <w:tcPr>
            <w:tcW w:w="1097" w:type="dxa"/>
            <w:vAlign w:val="center"/>
            <w:tcPrChange w:id="2380" w:author="Ngọc Hiển nguyễn" w:date="2019-07-06T00:21:00Z">
              <w:tcPr>
                <w:tcW w:w="3408" w:type="dxa"/>
                <w:gridSpan w:val="2"/>
                <w:vAlign w:val="center"/>
              </w:tcPr>
            </w:tcPrChange>
          </w:tcPr>
          <w:p w14:paraId="1617CDFA" w14:textId="756B07EA" w:rsidR="00D14140" w:rsidRDefault="00990D7E" w:rsidP="00D14140">
            <w:pPr>
              <w:pStyle w:val="oancuaDanhsach"/>
              <w:ind w:left="0"/>
              <w:rPr>
                <w:ins w:id="2381" w:author="Ngoc Khai Nguyen" w:date="2019-05-29T01:49:00Z"/>
              </w:rPr>
            </w:pPr>
            <w:proofErr w:type="spellStart"/>
            <w:ins w:id="2382" w:author="Ngọc Hiển nguyễn" w:date="2019-07-06T00:19:00Z">
              <w:r>
                <w:t>Tên</w:t>
              </w:r>
              <w:proofErr w:type="spellEnd"/>
              <w:r>
                <w:t xml:space="preserve"> </w:t>
              </w:r>
              <w:proofErr w:type="spellStart"/>
              <w:r>
                <w:t>nhân</w:t>
              </w:r>
              <w:proofErr w:type="spellEnd"/>
              <w:r>
                <w:t xml:space="preserve"> </w:t>
              </w:r>
              <w:proofErr w:type="spellStart"/>
              <w:r>
                <w:t>viên</w:t>
              </w:r>
            </w:ins>
            <w:proofErr w:type="spellEnd"/>
            <w:ins w:id="2383" w:author="Ngoc Khai Nguyen" w:date="2019-05-29T01:49:00Z">
              <w:del w:id="2384" w:author="Ngọc Hiển nguyễn" w:date="2019-07-06T00:19:00Z">
                <w:r w:rsidR="00D14140" w:rsidDel="00990D7E">
                  <w:delText>Số tiền thu</w:delText>
                </w:r>
              </w:del>
            </w:ins>
          </w:p>
        </w:tc>
      </w:tr>
      <w:tr w:rsidR="00D14140" w14:paraId="044606FA" w14:textId="77777777" w:rsidTr="00990D7E">
        <w:trPr>
          <w:ins w:id="2385" w:author="Ngoc Khai Nguyen" w:date="2019-05-29T01:49:00Z"/>
        </w:trPr>
        <w:tc>
          <w:tcPr>
            <w:tcW w:w="2980" w:type="dxa"/>
            <w:vAlign w:val="center"/>
            <w:tcPrChange w:id="2386" w:author="Ngọc Hiển nguyễn" w:date="2019-07-06T00:21:00Z">
              <w:tcPr>
                <w:tcW w:w="1571" w:type="dxa"/>
                <w:vAlign w:val="center"/>
              </w:tcPr>
            </w:tcPrChange>
          </w:tcPr>
          <w:p w14:paraId="1F320CC8" w14:textId="261B8788" w:rsidR="00D14140" w:rsidRDefault="00D14140" w:rsidP="00D14140">
            <w:pPr>
              <w:pStyle w:val="oancuaDanhsach"/>
              <w:tabs>
                <w:tab w:val="left" w:pos="780"/>
              </w:tabs>
              <w:ind w:left="0"/>
              <w:rPr>
                <w:ins w:id="2387" w:author="Ngoc Khai Nguyen" w:date="2019-05-29T01:49:00Z"/>
              </w:rPr>
            </w:pPr>
            <w:ins w:id="2388" w:author="Ngoc Khai Nguyen" w:date="2019-05-29T01:49:00Z">
              <w:del w:id="2389" w:author="Ngọc Hiển nguyễn" w:date="2019-07-06T00:19:00Z">
                <w:r w:rsidDel="00990D7E">
                  <w:delText>DEBT</w:delText>
                </w:r>
              </w:del>
            </w:ins>
          </w:p>
        </w:tc>
        <w:tc>
          <w:tcPr>
            <w:tcW w:w="2442" w:type="dxa"/>
            <w:vAlign w:val="center"/>
            <w:tcPrChange w:id="2390" w:author="Ngọc Hiển nguyễn" w:date="2019-07-06T00:21:00Z">
              <w:tcPr>
                <w:tcW w:w="1881" w:type="dxa"/>
                <w:gridSpan w:val="2"/>
                <w:vAlign w:val="center"/>
              </w:tcPr>
            </w:tcPrChange>
          </w:tcPr>
          <w:p w14:paraId="5E2120C8" w14:textId="6E08E69E" w:rsidR="00D14140" w:rsidRDefault="00990D7E" w:rsidP="00D14140">
            <w:pPr>
              <w:pStyle w:val="oancuaDanhsach"/>
              <w:ind w:left="0"/>
              <w:rPr>
                <w:ins w:id="2391" w:author="Ngoc Khai Nguyen" w:date="2019-05-29T01:49:00Z"/>
              </w:rPr>
            </w:pPr>
            <w:proofErr w:type="spellStart"/>
            <w:ins w:id="2392" w:author="Ngọc Hiển nguyễn" w:date="2019-07-06T00:19:00Z">
              <w:r>
                <w:t>GioiTinh</w:t>
              </w:r>
            </w:ins>
            <w:proofErr w:type="spellEnd"/>
            <w:ins w:id="2393" w:author="Ngoc Khai Nguyen" w:date="2019-05-29T01:50:00Z">
              <w:del w:id="2394" w:author="Ngọc Hiển nguyễn" w:date="2019-07-06T00:19:00Z">
                <w:r w:rsidR="00D14140" w:rsidDel="00990D7E">
                  <w:delText>DebtId</w:delText>
                </w:r>
              </w:del>
            </w:ins>
          </w:p>
        </w:tc>
        <w:tc>
          <w:tcPr>
            <w:tcW w:w="1751" w:type="dxa"/>
            <w:vAlign w:val="center"/>
            <w:tcPrChange w:id="2395" w:author="Ngọc Hiển nguyễn" w:date="2019-07-06T00:21:00Z">
              <w:tcPr>
                <w:tcW w:w="1410" w:type="dxa"/>
                <w:gridSpan w:val="2"/>
                <w:vAlign w:val="center"/>
              </w:tcPr>
            </w:tcPrChange>
          </w:tcPr>
          <w:p w14:paraId="37F3877A" w14:textId="6B46D5B7" w:rsidR="00D14140" w:rsidRDefault="00990D7E" w:rsidP="00D14140">
            <w:pPr>
              <w:pStyle w:val="oancuaDanhsach"/>
              <w:ind w:left="0"/>
              <w:rPr>
                <w:ins w:id="2396" w:author="Ngoc Khai Nguyen" w:date="2019-05-29T01:49:00Z"/>
              </w:rPr>
            </w:pPr>
            <w:proofErr w:type="spellStart"/>
            <w:proofErr w:type="gramStart"/>
            <w:ins w:id="2397" w:author="Ngọc Hiển nguyễn" w:date="2019-07-06T00:20:00Z">
              <w:r>
                <w:t>Nvarchar</w:t>
              </w:r>
              <w:proofErr w:type="spellEnd"/>
              <w:r>
                <w:t>(</w:t>
              </w:r>
              <w:proofErr w:type="gramEnd"/>
              <w:r>
                <w:t>20)</w:t>
              </w:r>
            </w:ins>
            <w:ins w:id="2398" w:author="Ngoc Khai Nguyen" w:date="2019-05-29T01:50:00Z">
              <w:del w:id="2399" w:author="Ngọc Hiển nguyễn" w:date="2019-07-06T00:20:00Z">
                <w:r w:rsidR="00D14140" w:rsidDel="00990D7E">
                  <w:delText>Int</w:delText>
                </w:r>
              </w:del>
            </w:ins>
          </w:p>
        </w:tc>
        <w:tc>
          <w:tcPr>
            <w:tcW w:w="1097" w:type="dxa"/>
            <w:vAlign w:val="center"/>
            <w:tcPrChange w:id="2400" w:author="Ngọc Hiển nguyễn" w:date="2019-07-06T00:21:00Z">
              <w:tcPr>
                <w:tcW w:w="3408" w:type="dxa"/>
                <w:gridSpan w:val="2"/>
                <w:vAlign w:val="center"/>
              </w:tcPr>
            </w:tcPrChange>
          </w:tcPr>
          <w:p w14:paraId="14A11F9A" w14:textId="16A51740" w:rsidR="00D14140" w:rsidRDefault="00990D7E" w:rsidP="00D14140">
            <w:pPr>
              <w:pStyle w:val="oancuaDanhsach"/>
              <w:ind w:left="0"/>
              <w:rPr>
                <w:ins w:id="2401" w:author="Ngoc Khai Nguyen" w:date="2019-05-29T01:49:00Z"/>
              </w:rPr>
            </w:pPr>
            <w:proofErr w:type="spellStart"/>
            <w:ins w:id="2402" w:author="Ngọc Hiển nguyễn" w:date="2019-07-06T00:20:00Z">
              <w:r>
                <w:t>Giới</w:t>
              </w:r>
              <w:proofErr w:type="spellEnd"/>
              <w:r>
                <w:t xml:space="preserve"> </w:t>
              </w:r>
              <w:proofErr w:type="spellStart"/>
              <w:r>
                <w:t>tính</w:t>
              </w:r>
            </w:ins>
            <w:proofErr w:type="spellEnd"/>
            <w:ins w:id="2403" w:author="Ngoc Khai Nguyen" w:date="2019-05-29T01:50:00Z">
              <w:del w:id="2404" w:author="Ngọc Hiển nguyễn" w:date="2019-07-06T00:20:00Z">
                <w:r w:rsidR="00D14140" w:rsidDel="00990D7E">
                  <w:delText>Mã phiếu nợ</w:delText>
                </w:r>
              </w:del>
            </w:ins>
          </w:p>
        </w:tc>
      </w:tr>
      <w:tr w:rsidR="00D14140" w14:paraId="1B424ED0" w14:textId="77777777" w:rsidTr="00990D7E">
        <w:trPr>
          <w:ins w:id="2405" w:author="Ngoc Khai Nguyen" w:date="2019-05-29T01:50:00Z"/>
        </w:trPr>
        <w:tc>
          <w:tcPr>
            <w:tcW w:w="2980" w:type="dxa"/>
            <w:vAlign w:val="center"/>
            <w:tcPrChange w:id="2406" w:author="Ngọc Hiển nguyễn" w:date="2019-07-06T00:21:00Z">
              <w:tcPr>
                <w:tcW w:w="1571" w:type="dxa"/>
                <w:vAlign w:val="center"/>
              </w:tcPr>
            </w:tcPrChange>
          </w:tcPr>
          <w:p w14:paraId="1841A20B" w14:textId="77777777" w:rsidR="00D14140" w:rsidRDefault="00D14140" w:rsidP="00D14140">
            <w:pPr>
              <w:pStyle w:val="oancuaDanhsach"/>
              <w:tabs>
                <w:tab w:val="left" w:pos="780"/>
              </w:tabs>
              <w:ind w:left="0"/>
              <w:rPr>
                <w:ins w:id="2407" w:author="Ngoc Khai Nguyen" w:date="2019-05-29T01:50:00Z"/>
              </w:rPr>
            </w:pPr>
          </w:p>
        </w:tc>
        <w:tc>
          <w:tcPr>
            <w:tcW w:w="2442" w:type="dxa"/>
            <w:vAlign w:val="center"/>
            <w:tcPrChange w:id="2408" w:author="Ngọc Hiển nguyễn" w:date="2019-07-06T00:21:00Z">
              <w:tcPr>
                <w:tcW w:w="1881" w:type="dxa"/>
                <w:gridSpan w:val="2"/>
                <w:vAlign w:val="center"/>
              </w:tcPr>
            </w:tcPrChange>
          </w:tcPr>
          <w:p w14:paraId="28F242E9" w14:textId="39056099" w:rsidR="00D14140" w:rsidRDefault="00990D7E" w:rsidP="00D14140">
            <w:pPr>
              <w:pStyle w:val="oancuaDanhsach"/>
              <w:ind w:left="0"/>
              <w:rPr>
                <w:ins w:id="2409" w:author="Ngoc Khai Nguyen" w:date="2019-05-29T01:50:00Z"/>
              </w:rPr>
            </w:pPr>
            <w:proofErr w:type="spellStart"/>
            <w:ins w:id="2410" w:author="Ngọc Hiển nguyễn" w:date="2019-07-06T00:20:00Z">
              <w:r>
                <w:t>NgaySinh</w:t>
              </w:r>
            </w:ins>
            <w:proofErr w:type="spellEnd"/>
            <w:ins w:id="2411" w:author="Ngoc Khai Nguyen" w:date="2019-05-29T01:51:00Z">
              <w:del w:id="2412" w:author="Ngọc Hiển nguyễn" w:date="2019-07-06T00:20:00Z">
                <w:r w:rsidR="00D14140" w:rsidDel="00990D7E">
                  <w:delText>Mount</w:delText>
                </w:r>
              </w:del>
            </w:ins>
          </w:p>
        </w:tc>
        <w:tc>
          <w:tcPr>
            <w:tcW w:w="1751" w:type="dxa"/>
            <w:vAlign w:val="center"/>
            <w:tcPrChange w:id="2413" w:author="Ngọc Hiển nguyễn" w:date="2019-07-06T00:21:00Z">
              <w:tcPr>
                <w:tcW w:w="1410" w:type="dxa"/>
                <w:gridSpan w:val="2"/>
                <w:vAlign w:val="center"/>
              </w:tcPr>
            </w:tcPrChange>
          </w:tcPr>
          <w:p w14:paraId="70FD9FFC" w14:textId="43ECFF19" w:rsidR="00D14140" w:rsidRDefault="00990D7E" w:rsidP="00D14140">
            <w:pPr>
              <w:pStyle w:val="oancuaDanhsach"/>
              <w:ind w:left="0"/>
              <w:rPr>
                <w:ins w:id="2414" w:author="Ngoc Khai Nguyen" w:date="2019-05-29T01:50:00Z"/>
              </w:rPr>
            </w:pPr>
            <w:ins w:id="2415" w:author="Ngọc Hiển nguyễn" w:date="2019-07-06T00:21:00Z">
              <w:r>
                <w:t>date</w:t>
              </w:r>
            </w:ins>
            <w:ins w:id="2416" w:author="Ngoc Khai Nguyen" w:date="2019-05-29T01:51:00Z">
              <w:del w:id="2417" w:author="Ngọc Hiển nguyễn" w:date="2019-07-06T00:20:00Z">
                <w:r w:rsidR="00D14140" w:rsidDel="00990D7E">
                  <w:delText>Int</w:delText>
                </w:r>
              </w:del>
            </w:ins>
          </w:p>
        </w:tc>
        <w:tc>
          <w:tcPr>
            <w:tcW w:w="1097" w:type="dxa"/>
            <w:vAlign w:val="center"/>
            <w:tcPrChange w:id="2418" w:author="Ngọc Hiển nguyễn" w:date="2019-07-06T00:21:00Z">
              <w:tcPr>
                <w:tcW w:w="3408" w:type="dxa"/>
                <w:gridSpan w:val="2"/>
                <w:vAlign w:val="center"/>
              </w:tcPr>
            </w:tcPrChange>
          </w:tcPr>
          <w:p w14:paraId="4CEF815B" w14:textId="1BB5BD8E" w:rsidR="00D14140" w:rsidRDefault="00990D7E" w:rsidP="00D14140">
            <w:pPr>
              <w:pStyle w:val="oancuaDanhsach"/>
              <w:ind w:left="0"/>
              <w:rPr>
                <w:ins w:id="2419" w:author="Ngoc Khai Nguyen" w:date="2019-05-29T01:50:00Z"/>
              </w:rPr>
            </w:pPr>
            <w:proofErr w:type="spellStart"/>
            <w:ins w:id="2420" w:author="Ngọc Hiển nguyễn" w:date="2019-07-06T00:21:00Z">
              <w:r>
                <w:t>Ngày</w:t>
              </w:r>
              <w:proofErr w:type="spellEnd"/>
              <w:r>
                <w:t xml:space="preserve"> </w:t>
              </w:r>
              <w:proofErr w:type="spellStart"/>
              <w:r>
                <w:t>sinh</w:t>
              </w:r>
            </w:ins>
            <w:proofErr w:type="spellEnd"/>
            <w:ins w:id="2421" w:author="Ngoc Khai Nguyen" w:date="2019-05-29T01:51:00Z">
              <w:del w:id="2422" w:author="Ngọc Hiển nguyễn" w:date="2019-07-06T00:21:00Z">
                <w:r w:rsidR="00D14140" w:rsidDel="00990D7E">
                  <w:delText>Tháng</w:delText>
                </w:r>
              </w:del>
            </w:ins>
          </w:p>
        </w:tc>
      </w:tr>
      <w:tr w:rsidR="00D14140" w:rsidDel="00990D7E" w14:paraId="1F1D47FC" w14:textId="315FD534" w:rsidTr="00990D7E">
        <w:trPr>
          <w:ins w:id="2423" w:author="Ngoc Khai Nguyen" w:date="2019-05-29T01:51:00Z"/>
          <w:del w:id="2424" w:author="Ngọc Hiển nguyễn" w:date="2019-07-06T00:21:00Z"/>
        </w:trPr>
        <w:tc>
          <w:tcPr>
            <w:tcW w:w="2980" w:type="dxa"/>
            <w:vAlign w:val="center"/>
            <w:tcPrChange w:id="2425" w:author="Ngọc Hiển nguyễn" w:date="2019-07-06T00:21:00Z">
              <w:tcPr>
                <w:tcW w:w="1571" w:type="dxa"/>
                <w:vAlign w:val="center"/>
              </w:tcPr>
            </w:tcPrChange>
          </w:tcPr>
          <w:p w14:paraId="0EFBF93B" w14:textId="2635A63D" w:rsidR="00D14140" w:rsidDel="00990D7E" w:rsidRDefault="00D14140" w:rsidP="00D14140">
            <w:pPr>
              <w:pStyle w:val="oancuaDanhsach"/>
              <w:tabs>
                <w:tab w:val="left" w:pos="780"/>
              </w:tabs>
              <w:ind w:left="0"/>
              <w:rPr>
                <w:ins w:id="2426" w:author="Ngoc Khai Nguyen" w:date="2019-05-29T01:51:00Z"/>
                <w:del w:id="2427" w:author="Ngọc Hiển nguyễn" w:date="2019-07-06T00:21:00Z"/>
              </w:rPr>
            </w:pPr>
          </w:p>
        </w:tc>
        <w:tc>
          <w:tcPr>
            <w:tcW w:w="2442" w:type="dxa"/>
            <w:vAlign w:val="center"/>
            <w:tcPrChange w:id="2428" w:author="Ngọc Hiển nguyễn" w:date="2019-07-06T00:21:00Z">
              <w:tcPr>
                <w:tcW w:w="1881" w:type="dxa"/>
                <w:gridSpan w:val="2"/>
                <w:vAlign w:val="center"/>
              </w:tcPr>
            </w:tcPrChange>
          </w:tcPr>
          <w:p w14:paraId="7394F5DE" w14:textId="733727BB" w:rsidR="00D14140" w:rsidDel="00990D7E" w:rsidRDefault="00D14140" w:rsidP="00D14140">
            <w:pPr>
              <w:pStyle w:val="oancuaDanhsach"/>
              <w:ind w:left="0"/>
              <w:rPr>
                <w:ins w:id="2429" w:author="Ngoc Khai Nguyen" w:date="2019-05-29T01:51:00Z"/>
                <w:del w:id="2430" w:author="Ngọc Hiển nguyễn" w:date="2019-07-06T00:21:00Z"/>
              </w:rPr>
            </w:pPr>
            <w:ins w:id="2431" w:author="Ngoc Khai Nguyen" w:date="2019-05-29T01:51:00Z">
              <w:del w:id="2432" w:author="Ngọc Hiển nguyễn" w:date="2019-07-06T00:21:00Z">
                <w:r w:rsidDel="00990D7E">
                  <w:delText>Year</w:delText>
                </w:r>
              </w:del>
            </w:ins>
          </w:p>
        </w:tc>
        <w:tc>
          <w:tcPr>
            <w:tcW w:w="1751" w:type="dxa"/>
            <w:vAlign w:val="center"/>
            <w:tcPrChange w:id="2433" w:author="Ngọc Hiển nguyễn" w:date="2019-07-06T00:21:00Z">
              <w:tcPr>
                <w:tcW w:w="1410" w:type="dxa"/>
                <w:gridSpan w:val="2"/>
                <w:vAlign w:val="center"/>
              </w:tcPr>
            </w:tcPrChange>
          </w:tcPr>
          <w:p w14:paraId="34A930A6" w14:textId="25FC2C44" w:rsidR="00D14140" w:rsidDel="00990D7E" w:rsidRDefault="00D14140" w:rsidP="00D14140">
            <w:pPr>
              <w:pStyle w:val="oancuaDanhsach"/>
              <w:ind w:left="0"/>
              <w:rPr>
                <w:ins w:id="2434" w:author="Ngoc Khai Nguyen" w:date="2019-05-29T01:51:00Z"/>
                <w:del w:id="2435" w:author="Ngọc Hiển nguyễn" w:date="2019-07-06T00:21:00Z"/>
              </w:rPr>
            </w:pPr>
            <w:ins w:id="2436" w:author="Ngoc Khai Nguyen" w:date="2019-05-29T01:51:00Z">
              <w:del w:id="2437" w:author="Ngọc Hiển nguyễn" w:date="2019-07-06T00:21:00Z">
                <w:r w:rsidDel="00990D7E">
                  <w:delText>Int</w:delText>
                </w:r>
              </w:del>
            </w:ins>
          </w:p>
        </w:tc>
        <w:tc>
          <w:tcPr>
            <w:tcW w:w="1097" w:type="dxa"/>
            <w:vAlign w:val="center"/>
            <w:tcPrChange w:id="2438" w:author="Ngọc Hiển nguyễn" w:date="2019-07-06T00:21:00Z">
              <w:tcPr>
                <w:tcW w:w="3408" w:type="dxa"/>
                <w:gridSpan w:val="2"/>
                <w:vAlign w:val="center"/>
              </w:tcPr>
            </w:tcPrChange>
          </w:tcPr>
          <w:p w14:paraId="59BC1277" w14:textId="563B05F1" w:rsidR="00D14140" w:rsidDel="00990D7E" w:rsidRDefault="00D14140" w:rsidP="00D14140">
            <w:pPr>
              <w:pStyle w:val="oancuaDanhsach"/>
              <w:ind w:left="0"/>
              <w:rPr>
                <w:ins w:id="2439" w:author="Ngoc Khai Nguyen" w:date="2019-05-29T01:51:00Z"/>
                <w:del w:id="2440" w:author="Ngọc Hiển nguyễn" w:date="2019-07-06T00:21:00Z"/>
              </w:rPr>
            </w:pPr>
            <w:ins w:id="2441" w:author="Ngoc Khai Nguyen" w:date="2019-05-29T01:51:00Z">
              <w:del w:id="2442" w:author="Ngọc Hiển nguyễn" w:date="2019-07-06T00:21:00Z">
                <w:r w:rsidDel="00990D7E">
                  <w:delText>Năm</w:delText>
                </w:r>
              </w:del>
            </w:ins>
          </w:p>
        </w:tc>
      </w:tr>
      <w:tr w:rsidR="00D14140" w:rsidDel="00990D7E" w14:paraId="3CA468DD" w14:textId="5E7B7A74" w:rsidTr="00990D7E">
        <w:trPr>
          <w:ins w:id="2443" w:author="Ngoc Khai Nguyen" w:date="2019-05-29T01:51:00Z"/>
          <w:del w:id="2444" w:author="Ngọc Hiển nguyễn" w:date="2019-07-06T00:21:00Z"/>
        </w:trPr>
        <w:tc>
          <w:tcPr>
            <w:tcW w:w="2980" w:type="dxa"/>
            <w:vAlign w:val="center"/>
            <w:tcPrChange w:id="2445" w:author="Ngọc Hiển nguyễn" w:date="2019-07-06T00:21:00Z">
              <w:tcPr>
                <w:tcW w:w="1571" w:type="dxa"/>
                <w:vAlign w:val="center"/>
              </w:tcPr>
            </w:tcPrChange>
          </w:tcPr>
          <w:p w14:paraId="64501F77" w14:textId="4482FFE3" w:rsidR="00D14140" w:rsidDel="00990D7E" w:rsidRDefault="00D14140" w:rsidP="00D14140">
            <w:pPr>
              <w:pStyle w:val="oancuaDanhsach"/>
              <w:tabs>
                <w:tab w:val="left" w:pos="780"/>
              </w:tabs>
              <w:ind w:left="0"/>
              <w:rPr>
                <w:ins w:id="2446" w:author="Ngoc Khai Nguyen" w:date="2019-05-29T01:51:00Z"/>
                <w:del w:id="2447" w:author="Ngọc Hiển nguyễn" w:date="2019-07-06T00:21:00Z"/>
              </w:rPr>
            </w:pPr>
          </w:p>
        </w:tc>
        <w:tc>
          <w:tcPr>
            <w:tcW w:w="2442" w:type="dxa"/>
            <w:vAlign w:val="center"/>
            <w:tcPrChange w:id="2448" w:author="Ngọc Hiển nguyễn" w:date="2019-07-06T00:21:00Z">
              <w:tcPr>
                <w:tcW w:w="1881" w:type="dxa"/>
                <w:gridSpan w:val="2"/>
                <w:vAlign w:val="center"/>
              </w:tcPr>
            </w:tcPrChange>
          </w:tcPr>
          <w:p w14:paraId="70D40ACB" w14:textId="709F72B1" w:rsidR="00D14140" w:rsidDel="00990D7E" w:rsidRDefault="00D14140" w:rsidP="00D14140">
            <w:pPr>
              <w:pStyle w:val="oancuaDanhsach"/>
              <w:ind w:left="0"/>
              <w:rPr>
                <w:ins w:id="2449" w:author="Ngoc Khai Nguyen" w:date="2019-05-29T01:51:00Z"/>
                <w:del w:id="2450" w:author="Ngọc Hiển nguyễn" w:date="2019-07-06T00:21:00Z"/>
              </w:rPr>
            </w:pPr>
            <w:ins w:id="2451" w:author="Ngoc Khai Nguyen" w:date="2019-05-29T01:51:00Z">
              <w:del w:id="2452" w:author="Ngọc Hiển nguyễn" w:date="2019-07-06T00:21:00Z">
                <w:r w:rsidDel="00990D7E">
                  <w:delText>CustomerId</w:delText>
                </w:r>
              </w:del>
            </w:ins>
          </w:p>
        </w:tc>
        <w:tc>
          <w:tcPr>
            <w:tcW w:w="1751" w:type="dxa"/>
            <w:vAlign w:val="center"/>
            <w:tcPrChange w:id="2453" w:author="Ngọc Hiển nguyễn" w:date="2019-07-06T00:21:00Z">
              <w:tcPr>
                <w:tcW w:w="1410" w:type="dxa"/>
                <w:gridSpan w:val="2"/>
                <w:vAlign w:val="center"/>
              </w:tcPr>
            </w:tcPrChange>
          </w:tcPr>
          <w:p w14:paraId="11AF0389" w14:textId="2FFFD83A" w:rsidR="00D14140" w:rsidDel="00990D7E" w:rsidRDefault="00D14140" w:rsidP="00D14140">
            <w:pPr>
              <w:pStyle w:val="oancuaDanhsach"/>
              <w:ind w:left="0"/>
              <w:rPr>
                <w:ins w:id="2454" w:author="Ngoc Khai Nguyen" w:date="2019-05-29T01:51:00Z"/>
                <w:del w:id="2455" w:author="Ngọc Hiển nguyễn" w:date="2019-07-06T00:21:00Z"/>
              </w:rPr>
            </w:pPr>
            <w:ins w:id="2456" w:author="Ngoc Khai Nguyen" w:date="2019-05-29T01:51:00Z">
              <w:del w:id="2457" w:author="Ngọc Hiển nguyễn" w:date="2019-07-06T00:21:00Z">
                <w:r w:rsidDel="00990D7E">
                  <w:delText>Int</w:delText>
                </w:r>
              </w:del>
            </w:ins>
          </w:p>
        </w:tc>
        <w:tc>
          <w:tcPr>
            <w:tcW w:w="1097" w:type="dxa"/>
            <w:vAlign w:val="center"/>
            <w:tcPrChange w:id="2458" w:author="Ngọc Hiển nguyễn" w:date="2019-07-06T00:21:00Z">
              <w:tcPr>
                <w:tcW w:w="3408" w:type="dxa"/>
                <w:gridSpan w:val="2"/>
                <w:vAlign w:val="center"/>
              </w:tcPr>
            </w:tcPrChange>
          </w:tcPr>
          <w:p w14:paraId="022766EE" w14:textId="05170084" w:rsidR="00D14140" w:rsidDel="00990D7E" w:rsidRDefault="00D14140" w:rsidP="00D14140">
            <w:pPr>
              <w:pStyle w:val="oancuaDanhsach"/>
              <w:ind w:left="0"/>
              <w:rPr>
                <w:ins w:id="2459" w:author="Ngoc Khai Nguyen" w:date="2019-05-29T01:51:00Z"/>
                <w:del w:id="2460" w:author="Ngọc Hiển nguyễn" w:date="2019-07-06T00:21:00Z"/>
              </w:rPr>
            </w:pPr>
            <w:ins w:id="2461" w:author="Ngoc Khai Nguyen" w:date="2019-05-29T01:51:00Z">
              <w:del w:id="2462" w:author="Ngọc Hiển nguyễn" w:date="2019-07-06T00:21:00Z">
                <w:r w:rsidDel="00990D7E">
                  <w:delText>Mã khách hàng</w:delText>
                </w:r>
              </w:del>
            </w:ins>
          </w:p>
        </w:tc>
      </w:tr>
      <w:tr w:rsidR="00D14140" w:rsidDel="00990D7E" w14:paraId="463E803C" w14:textId="2DC38735" w:rsidTr="00990D7E">
        <w:trPr>
          <w:ins w:id="2463" w:author="Ngoc Khai Nguyen" w:date="2019-05-29T01:52:00Z"/>
          <w:del w:id="2464" w:author="Ngọc Hiển nguyễn" w:date="2019-07-06T00:21:00Z"/>
        </w:trPr>
        <w:tc>
          <w:tcPr>
            <w:tcW w:w="2980" w:type="dxa"/>
            <w:vAlign w:val="center"/>
            <w:tcPrChange w:id="2465" w:author="Ngọc Hiển nguyễn" w:date="2019-07-06T00:21:00Z">
              <w:tcPr>
                <w:tcW w:w="1571" w:type="dxa"/>
                <w:vAlign w:val="center"/>
              </w:tcPr>
            </w:tcPrChange>
          </w:tcPr>
          <w:p w14:paraId="4E458329" w14:textId="42159E50" w:rsidR="00D14140" w:rsidDel="00990D7E" w:rsidRDefault="00D14140" w:rsidP="00D14140">
            <w:pPr>
              <w:pStyle w:val="oancuaDanhsach"/>
              <w:tabs>
                <w:tab w:val="left" w:pos="780"/>
              </w:tabs>
              <w:ind w:left="0"/>
              <w:rPr>
                <w:ins w:id="2466" w:author="Ngoc Khai Nguyen" w:date="2019-05-29T01:52:00Z"/>
                <w:del w:id="2467" w:author="Ngọc Hiển nguyễn" w:date="2019-07-06T00:21:00Z"/>
              </w:rPr>
            </w:pPr>
          </w:p>
        </w:tc>
        <w:tc>
          <w:tcPr>
            <w:tcW w:w="2442" w:type="dxa"/>
            <w:vAlign w:val="center"/>
            <w:tcPrChange w:id="2468" w:author="Ngọc Hiển nguyễn" w:date="2019-07-06T00:21:00Z">
              <w:tcPr>
                <w:tcW w:w="1881" w:type="dxa"/>
                <w:gridSpan w:val="2"/>
                <w:vAlign w:val="center"/>
              </w:tcPr>
            </w:tcPrChange>
          </w:tcPr>
          <w:p w14:paraId="5BC5AA6A" w14:textId="52674BA9" w:rsidR="00D14140" w:rsidDel="00990D7E" w:rsidRDefault="00D14140" w:rsidP="00D14140">
            <w:pPr>
              <w:pStyle w:val="oancuaDanhsach"/>
              <w:ind w:left="0"/>
              <w:rPr>
                <w:ins w:id="2469" w:author="Ngoc Khai Nguyen" w:date="2019-05-29T01:52:00Z"/>
                <w:del w:id="2470" w:author="Ngọc Hiển nguyễn" w:date="2019-07-06T00:21:00Z"/>
              </w:rPr>
            </w:pPr>
            <w:ins w:id="2471" w:author="Ngoc Khai Nguyen" w:date="2019-05-29T01:52:00Z">
              <w:del w:id="2472" w:author="Ngọc Hiển nguyễn" w:date="2019-07-06T00:21:00Z">
                <w:r w:rsidDel="00990D7E">
                  <w:delText>FirstBebt</w:delText>
                </w:r>
              </w:del>
            </w:ins>
          </w:p>
        </w:tc>
        <w:tc>
          <w:tcPr>
            <w:tcW w:w="1751" w:type="dxa"/>
            <w:vAlign w:val="center"/>
            <w:tcPrChange w:id="2473" w:author="Ngọc Hiển nguyễn" w:date="2019-07-06T00:21:00Z">
              <w:tcPr>
                <w:tcW w:w="1410" w:type="dxa"/>
                <w:gridSpan w:val="2"/>
                <w:vAlign w:val="center"/>
              </w:tcPr>
            </w:tcPrChange>
          </w:tcPr>
          <w:p w14:paraId="49277B46" w14:textId="5FCE821C" w:rsidR="00D14140" w:rsidDel="00990D7E" w:rsidRDefault="00D14140" w:rsidP="00D14140">
            <w:pPr>
              <w:pStyle w:val="oancuaDanhsach"/>
              <w:ind w:left="0"/>
              <w:rPr>
                <w:ins w:id="2474" w:author="Ngoc Khai Nguyen" w:date="2019-05-29T01:52:00Z"/>
                <w:del w:id="2475" w:author="Ngọc Hiển nguyễn" w:date="2019-07-06T00:21:00Z"/>
              </w:rPr>
            </w:pPr>
            <w:ins w:id="2476" w:author="Ngoc Khai Nguyen" w:date="2019-05-29T01:52:00Z">
              <w:del w:id="2477" w:author="Ngọc Hiển nguyễn" w:date="2019-07-06T00:21:00Z">
                <w:r w:rsidDel="00990D7E">
                  <w:delText>Int</w:delText>
                </w:r>
              </w:del>
            </w:ins>
          </w:p>
        </w:tc>
        <w:tc>
          <w:tcPr>
            <w:tcW w:w="1097" w:type="dxa"/>
            <w:vAlign w:val="center"/>
            <w:tcPrChange w:id="2478" w:author="Ngọc Hiển nguyễn" w:date="2019-07-06T00:21:00Z">
              <w:tcPr>
                <w:tcW w:w="3408" w:type="dxa"/>
                <w:gridSpan w:val="2"/>
                <w:vAlign w:val="center"/>
              </w:tcPr>
            </w:tcPrChange>
          </w:tcPr>
          <w:p w14:paraId="0AB1134F" w14:textId="085E893C" w:rsidR="00D14140" w:rsidDel="00990D7E" w:rsidRDefault="00D14140" w:rsidP="00D14140">
            <w:pPr>
              <w:pStyle w:val="oancuaDanhsach"/>
              <w:ind w:left="0"/>
              <w:rPr>
                <w:ins w:id="2479" w:author="Ngoc Khai Nguyen" w:date="2019-05-29T01:52:00Z"/>
                <w:del w:id="2480" w:author="Ngọc Hiển nguyễn" w:date="2019-07-06T00:21:00Z"/>
              </w:rPr>
            </w:pPr>
            <w:ins w:id="2481" w:author="Ngoc Khai Nguyen" w:date="2019-05-29T01:52:00Z">
              <w:del w:id="2482" w:author="Ngọc Hiển nguyễn" w:date="2019-07-06T00:21:00Z">
                <w:r w:rsidDel="00990D7E">
                  <w:delText>Nợ đầu tháng</w:delText>
                </w:r>
              </w:del>
            </w:ins>
          </w:p>
        </w:tc>
      </w:tr>
      <w:tr w:rsidR="00D14140" w:rsidDel="00990D7E" w14:paraId="265DE291" w14:textId="1C55284D" w:rsidTr="00990D7E">
        <w:trPr>
          <w:ins w:id="2483" w:author="Ngoc Khai Nguyen" w:date="2019-05-29T01:52:00Z"/>
          <w:del w:id="2484" w:author="Ngọc Hiển nguyễn" w:date="2019-07-06T00:21:00Z"/>
        </w:trPr>
        <w:tc>
          <w:tcPr>
            <w:tcW w:w="2980" w:type="dxa"/>
            <w:vAlign w:val="center"/>
            <w:tcPrChange w:id="2485" w:author="Ngọc Hiển nguyễn" w:date="2019-07-06T00:21:00Z">
              <w:tcPr>
                <w:tcW w:w="1571" w:type="dxa"/>
                <w:vAlign w:val="center"/>
              </w:tcPr>
            </w:tcPrChange>
          </w:tcPr>
          <w:p w14:paraId="0A731A9D" w14:textId="4126CFE0" w:rsidR="00D14140" w:rsidDel="00990D7E" w:rsidRDefault="00D14140" w:rsidP="00D14140">
            <w:pPr>
              <w:pStyle w:val="oancuaDanhsach"/>
              <w:tabs>
                <w:tab w:val="left" w:pos="780"/>
              </w:tabs>
              <w:ind w:left="0"/>
              <w:rPr>
                <w:ins w:id="2486" w:author="Ngoc Khai Nguyen" w:date="2019-05-29T01:52:00Z"/>
                <w:del w:id="2487" w:author="Ngọc Hiển nguyễn" w:date="2019-07-06T00:21:00Z"/>
              </w:rPr>
            </w:pPr>
          </w:p>
        </w:tc>
        <w:tc>
          <w:tcPr>
            <w:tcW w:w="2442" w:type="dxa"/>
            <w:vAlign w:val="center"/>
            <w:tcPrChange w:id="2488" w:author="Ngọc Hiển nguyễn" w:date="2019-07-06T00:21:00Z">
              <w:tcPr>
                <w:tcW w:w="1881" w:type="dxa"/>
                <w:gridSpan w:val="2"/>
                <w:vAlign w:val="center"/>
              </w:tcPr>
            </w:tcPrChange>
          </w:tcPr>
          <w:p w14:paraId="7CD0A6D0" w14:textId="09019321" w:rsidR="00D14140" w:rsidDel="00990D7E" w:rsidRDefault="00D14140" w:rsidP="00D14140">
            <w:pPr>
              <w:pStyle w:val="oancuaDanhsach"/>
              <w:ind w:left="0"/>
              <w:rPr>
                <w:ins w:id="2489" w:author="Ngoc Khai Nguyen" w:date="2019-05-29T01:52:00Z"/>
                <w:del w:id="2490" w:author="Ngọc Hiển nguyễn" w:date="2019-07-06T00:21:00Z"/>
              </w:rPr>
            </w:pPr>
            <w:ins w:id="2491" w:author="Ngoc Khai Nguyen" w:date="2019-05-29T01:52:00Z">
              <w:del w:id="2492" w:author="Ngọc Hiển nguyễn" w:date="2019-07-06T00:21:00Z">
                <w:r w:rsidDel="00990D7E">
                  <w:delText>LastBebt</w:delText>
                </w:r>
              </w:del>
            </w:ins>
          </w:p>
        </w:tc>
        <w:tc>
          <w:tcPr>
            <w:tcW w:w="1751" w:type="dxa"/>
            <w:vAlign w:val="center"/>
            <w:tcPrChange w:id="2493" w:author="Ngọc Hiển nguyễn" w:date="2019-07-06T00:21:00Z">
              <w:tcPr>
                <w:tcW w:w="1410" w:type="dxa"/>
                <w:gridSpan w:val="2"/>
                <w:vAlign w:val="center"/>
              </w:tcPr>
            </w:tcPrChange>
          </w:tcPr>
          <w:p w14:paraId="6B9C7917" w14:textId="1C7608CC" w:rsidR="00D14140" w:rsidDel="00990D7E" w:rsidRDefault="00D14140" w:rsidP="00D14140">
            <w:pPr>
              <w:pStyle w:val="oancuaDanhsach"/>
              <w:ind w:left="0"/>
              <w:rPr>
                <w:ins w:id="2494" w:author="Ngoc Khai Nguyen" w:date="2019-05-29T01:52:00Z"/>
                <w:del w:id="2495" w:author="Ngọc Hiển nguyễn" w:date="2019-07-06T00:21:00Z"/>
              </w:rPr>
            </w:pPr>
            <w:ins w:id="2496" w:author="Ngoc Khai Nguyen" w:date="2019-05-29T01:52:00Z">
              <w:del w:id="2497" w:author="Ngọc Hiển nguyễn" w:date="2019-07-06T00:21:00Z">
                <w:r w:rsidDel="00990D7E">
                  <w:delText>Int</w:delText>
                </w:r>
              </w:del>
            </w:ins>
          </w:p>
        </w:tc>
        <w:tc>
          <w:tcPr>
            <w:tcW w:w="1097" w:type="dxa"/>
            <w:vAlign w:val="center"/>
            <w:tcPrChange w:id="2498" w:author="Ngọc Hiển nguyễn" w:date="2019-07-06T00:21:00Z">
              <w:tcPr>
                <w:tcW w:w="3408" w:type="dxa"/>
                <w:gridSpan w:val="2"/>
                <w:vAlign w:val="center"/>
              </w:tcPr>
            </w:tcPrChange>
          </w:tcPr>
          <w:p w14:paraId="6CDE4730" w14:textId="3C1C14C2" w:rsidR="00D14140" w:rsidDel="00990D7E" w:rsidRDefault="00D14140" w:rsidP="00D14140">
            <w:pPr>
              <w:pStyle w:val="oancuaDanhsach"/>
              <w:ind w:left="0"/>
              <w:rPr>
                <w:ins w:id="2499" w:author="Ngoc Khai Nguyen" w:date="2019-05-29T01:52:00Z"/>
                <w:del w:id="2500" w:author="Ngọc Hiển nguyễn" w:date="2019-07-06T00:21:00Z"/>
              </w:rPr>
            </w:pPr>
            <w:ins w:id="2501" w:author="Ngoc Khai Nguyen" w:date="2019-05-29T01:52:00Z">
              <w:del w:id="2502" w:author="Ngọc Hiển nguyễn" w:date="2019-07-06T00:21:00Z">
                <w:r w:rsidDel="00990D7E">
                  <w:delText>Nợ cuối tháng</w:delText>
                </w:r>
              </w:del>
            </w:ins>
          </w:p>
        </w:tc>
      </w:tr>
      <w:tr w:rsidR="00D14140" w:rsidDel="00990D7E" w14:paraId="61C5C179" w14:textId="25120543" w:rsidTr="00990D7E">
        <w:trPr>
          <w:ins w:id="2503" w:author="Ngoc Khai Nguyen" w:date="2019-05-29T01:52:00Z"/>
          <w:del w:id="2504" w:author="Ngọc Hiển nguyễn" w:date="2019-07-06T00:21:00Z"/>
        </w:trPr>
        <w:tc>
          <w:tcPr>
            <w:tcW w:w="2980" w:type="dxa"/>
            <w:vAlign w:val="center"/>
            <w:tcPrChange w:id="2505" w:author="Ngọc Hiển nguyễn" w:date="2019-07-06T00:21:00Z">
              <w:tcPr>
                <w:tcW w:w="1571" w:type="dxa"/>
                <w:vAlign w:val="center"/>
              </w:tcPr>
            </w:tcPrChange>
          </w:tcPr>
          <w:p w14:paraId="34E28156" w14:textId="09F7D2F0" w:rsidR="00D14140" w:rsidDel="00990D7E" w:rsidRDefault="00D14140" w:rsidP="00D14140">
            <w:pPr>
              <w:pStyle w:val="oancuaDanhsach"/>
              <w:tabs>
                <w:tab w:val="left" w:pos="780"/>
              </w:tabs>
              <w:ind w:left="0"/>
              <w:rPr>
                <w:ins w:id="2506" w:author="Ngoc Khai Nguyen" w:date="2019-05-29T01:52:00Z"/>
                <w:del w:id="2507" w:author="Ngọc Hiển nguyễn" w:date="2019-07-06T00:21:00Z"/>
              </w:rPr>
            </w:pPr>
          </w:p>
        </w:tc>
        <w:tc>
          <w:tcPr>
            <w:tcW w:w="2442" w:type="dxa"/>
            <w:vAlign w:val="center"/>
            <w:tcPrChange w:id="2508" w:author="Ngọc Hiển nguyễn" w:date="2019-07-06T00:21:00Z">
              <w:tcPr>
                <w:tcW w:w="1881" w:type="dxa"/>
                <w:gridSpan w:val="2"/>
                <w:vAlign w:val="center"/>
              </w:tcPr>
            </w:tcPrChange>
          </w:tcPr>
          <w:p w14:paraId="708880C1" w14:textId="0DB75359" w:rsidR="00D14140" w:rsidDel="00990D7E" w:rsidRDefault="00D14140" w:rsidP="00D14140">
            <w:pPr>
              <w:pStyle w:val="oancuaDanhsach"/>
              <w:ind w:left="0"/>
              <w:rPr>
                <w:ins w:id="2509" w:author="Ngoc Khai Nguyen" w:date="2019-05-29T01:52:00Z"/>
                <w:del w:id="2510" w:author="Ngọc Hiển nguyễn" w:date="2019-07-06T00:21:00Z"/>
              </w:rPr>
            </w:pPr>
            <w:ins w:id="2511" w:author="Ngoc Khai Nguyen" w:date="2019-05-29T01:53:00Z">
              <w:del w:id="2512" w:author="Ngọc Hiển nguyễn" w:date="2019-07-06T00:21:00Z">
                <w:r w:rsidDel="00990D7E">
                  <w:delText>IncrurredDebt</w:delText>
                </w:r>
              </w:del>
            </w:ins>
          </w:p>
        </w:tc>
        <w:tc>
          <w:tcPr>
            <w:tcW w:w="1751" w:type="dxa"/>
            <w:vAlign w:val="center"/>
            <w:tcPrChange w:id="2513" w:author="Ngọc Hiển nguyễn" w:date="2019-07-06T00:21:00Z">
              <w:tcPr>
                <w:tcW w:w="1410" w:type="dxa"/>
                <w:gridSpan w:val="2"/>
                <w:vAlign w:val="center"/>
              </w:tcPr>
            </w:tcPrChange>
          </w:tcPr>
          <w:p w14:paraId="3FC05503" w14:textId="5BCF3FA1" w:rsidR="00D14140" w:rsidDel="00990D7E" w:rsidRDefault="00D14140" w:rsidP="00D14140">
            <w:pPr>
              <w:pStyle w:val="oancuaDanhsach"/>
              <w:ind w:left="0"/>
              <w:rPr>
                <w:ins w:id="2514" w:author="Ngoc Khai Nguyen" w:date="2019-05-29T01:52:00Z"/>
                <w:del w:id="2515" w:author="Ngọc Hiển nguyễn" w:date="2019-07-06T00:21:00Z"/>
              </w:rPr>
            </w:pPr>
            <w:ins w:id="2516" w:author="Ngoc Khai Nguyen" w:date="2019-05-29T01:53:00Z">
              <w:del w:id="2517" w:author="Ngọc Hiển nguyễn" w:date="2019-07-06T00:21:00Z">
                <w:r w:rsidDel="00990D7E">
                  <w:delText>Int</w:delText>
                </w:r>
              </w:del>
            </w:ins>
          </w:p>
        </w:tc>
        <w:tc>
          <w:tcPr>
            <w:tcW w:w="1097" w:type="dxa"/>
            <w:vAlign w:val="center"/>
            <w:tcPrChange w:id="2518" w:author="Ngọc Hiển nguyễn" w:date="2019-07-06T00:21:00Z">
              <w:tcPr>
                <w:tcW w:w="3408" w:type="dxa"/>
                <w:gridSpan w:val="2"/>
                <w:vAlign w:val="center"/>
              </w:tcPr>
            </w:tcPrChange>
          </w:tcPr>
          <w:p w14:paraId="508A3951" w14:textId="0D12CB68" w:rsidR="00D14140" w:rsidDel="00990D7E" w:rsidRDefault="00D14140" w:rsidP="00D14140">
            <w:pPr>
              <w:pStyle w:val="oancuaDanhsach"/>
              <w:ind w:left="0"/>
              <w:rPr>
                <w:ins w:id="2519" w:author="Ngoc Khai Nguyen" w:date="2019-05-29T01:52:00Z"/>
                <w:del w:id="2520" w:author="Ngọc Hiển nguyễn" w:date="2019-07-06T00:21:00Z"/>
              </w:rPr>
            </w:pPr>
            <w:ins w:id="2521" w:author="Ngoc Khai Nguyen" w:date="2019-05-29T01:53:00Z">
              <w:del w:id="2522" w:author="Ngọc Hiển nguyễn" w:date="2019-07-06T00:21:00Z">
                <w:r w:rsidDel="00990D7E">
                  <w:delText>Nợ phát sinh</w:delText>
                </w:r>
              </w:del>
            </w:ins>
          </w:p>
        </w:tc>
      </w:tr>
      <w:tr w:rsidR="00D14140" w:rsidDel="00990D7E" w14:paraId="1BFD5A0C" w14:textId="6BC9402D" w:rsidTr="00990D7E">
        <w:trPr>
          <w:ins w:id="2523" w:author="Ngoc Khai Nguyen" w:date="2019-05-29T01:53:00Z"/>
          <w:del w:id="2524" w:author="Ngọc Hiển nguyễn" w:date="2019-07-06T00:21:00Z"/>
        </w:trPr>
        <w:tc>
          <w:tcPr>
            <w:tcW w:w="2980" w:type="dxa"/>
            <w:vAlign w:val="center"/>
            <w:tcPrChange w:id="2525" w:author="Ngọc Hiển nguyễn" w:date="2019-07-06T00:21:00Z">
              <w:tcPr>
                <w:tcW w:w="1571" w:type="dxa"/>
                <w:vAlign w:val="center"/>
              </w:tcPr>
            </w:tcPrChange>
          </w:tcPr>
          <w:p w14:paraId="2DF3552B" w14:textId="79533710" w:rsidR="00D14140" w:rsidDel="00990D7E" w:rsidRDefault="00D14140" w:rsidP="00D14140">
            <w:pPr>
              <w:pStyle w:val="oancuaDanhsach"/>
              <w:tabs>
                <w:tab w:val="left" w:pos="780"/>
              </w:tabs>
              <w:ind w:left="0"/>
              <w:rPr>
                <w:ins w:id="2526" w:author="Ngoc Khai Nguyen" w:date="2019-05-29T01:53:00Z"/>
                <w:del w:id="2527" w:author="Ngọc Hiển nguyễn" w:date="2019-07-06T00:21:00Z"/>
              </w:rPr>
            </w:pPr>
            <w:ins w:id="2528" w:author="Ngoc Khai Nguyen" w:date="2019-05-29T01:56:00Z">
              <w:del w:id="2529" w:author="Ngọc Hiển nguyễn" w:date="2019-07-06T00:21:00Z">
                <w:r w:rsidDel="00990D7E">
                  <w:delText>INVENTORY</w:delText>
                </w:r>
              </w:del>
            </w:ins>
          </w:p>
        </w:tc>
        <w:tc>
          <w:tcPr>
            <w:tcW w:w="2442" w:type="dxa"/>
            <w:vAlign w:val="center"/>
            <w:tcPrChange w:id="2530" w:author="Ngọc Hiển nguyễn" w:date="2019-07-06T00:21:00Z">
              <w:tcPr>
                <w:tcW w:w="1881" w:type="dxa"/>
                <w:gridSpan w:val="2"/>
                <w:vAlign w:val="center"/>
              </w:tcPr>
            </w:tcPrChange>
          </w:tcPr>
          <w:p w14:paraId="6B17104A" w14:textId="757DF3D1" w:rsidR="00D14140" w:rsidDel="00990D7E" w:rsidRDefault="00D14140" w:rsidP="00D14140">
            <w:pPr>
              <w:pStyle w:val="oancuaDanhsach"/>
              <w:ind w:left="0"/>
              <w:rPr>
                <w:ins w:id="2531" w:author="Ngoc Khai Nguyen" w:date="2019-05-29T01:53:00Z"/>
                <w:del w:id="2532" w:author="Ngọc Hiển nguyễn" w:date="2019-07-06T00:21:00Z"/>
              </w:rPr>
            </w:pPr>
            <w:ins w:id="2533" w:author="Ngoc Khai Nguyen" w:date="2019-05-29T01:57:00Z">
              <w:del w:id="2534" w:author="Ngọc Hiển nguyễn" w:date="2019-07-06T00:21:00Z">
                <w:r w:rsidDel="00990D7E">
                  <w:delText>InventoryId</w:delText>
                </w:r>
              </w:del>
            </w:ins>
          </w:p>
        </w:tc>
        <w:tc>
          <w:tcPr>
            <w:tcW w:w="1751" w:type="dxa"/>
            <w:vAlign w:val="center"/>
            <w:tcPrChange w:id="2535" w:author="Ngọc Hiển nguyễn" w:date="2019-07-06T00:21:00Z">
              <w:tcPr>
                <w:tcW w:w="1410" w:type="dxa"/>
                <w:gridSpan w:val="2"/>
                <w:vAlign w:val="center"/>
              </w:tcPr>
            </w:tcPrChange>
          </w:tcPr>
          <w:p w14:paraId="6ED8C42A" w14:textId="185770AA" w:rsidR="00D14140" w:rsidDel="00990D7E" w:rsidRDefault="00D14140" w:rsidP="00D14140">
            <w:pPr>
              <w:pStyle w:val="oancuaDanhsach"/>
              <w:ind w:left="0"/>
              <w:rPr>
                <w:ins w:id="2536" w:author="Ngoc Khai Nguyen" w:date="2019-05-29T01:53:00Z"/>
                <w:del w:id="2537" w:author="Ngọc Hiển nguyễn" w:date="2019-07-06T00:21:00Z"/>
              </w:rPr>
            </w:pPr>
            <w:ins w:id="2538" w:author="Ngoc Khai Nguyen" w:date="2019-05-29T01:57:00Z">
              <w:del w:id="2539" w:author="Ngọc Hiển nguyễn" w:date="2019-07-06T00:21:00Z">
                <w:r w:rsidDel="00990D7E">
                  <w:delText>Int</w:delText>
                </w:r>
              </w:del>
            </w:ins>
          </w:p>
        </w:tc>
        <w:tc>
          <w:tcPr>
            <w:tcW w:w="1097" w:type="dxa"/>
            <w:vAlign w:val="center"/>
            <w:tcPrChange w:id="2540" w:author="Ngọc Hiển nguyễn" w:date="2019-07-06T00:21:00Z">
              <w:tcPr>
                <w:tcW w:w="3408" w:type="dxa"/>
                <w:gridSpan w:val="2"/>
                <w:vAlign w:val="center"/>
              </w:tcPr>
            </w:tcPrChange>
          </w:tcPr>
          <w:p w14:paraId="0CEA8502" w14:textId="7DACDDE3" w:rsidR="00D14140" w:rsidDel="00990D7E" w:rsidRDefault="00D14140" w:rsidP="00D14140">
            <w:pPr>
              <w:pStyle w:val="oancuaDanhsach"/>
              <w:ind w:left="0"/>
              <w:rPr>
                <w:ins w:id="2541" w:author="Ngoc Khai Nguyen" w:date="2019-05-29T01:53:00Z"/>
                <w:del w:id="2542" w:author="Ngọc Hiển nguyễn" w:date="2019-07-06T00:21:00Z"/>
              </w:rPr>
            </w:pPr>
            <w:ins w:id="2543" w:author="Ngoc Khai Nguyen" w:date="2019-05-29T01:57:00Z">
              <w:del w:id="2544" w:author="Ngọc Hiển nguyễn" w:date="2019-07-06T00:21:00Z">
                <w:r w:rsidDel="00990D7E">
                  <w:delText>Mã phiếu tồn</w:delText>
                </w:r>
              </w:del>
            </w:ins>
          </w:p>
        </w:tc>
      </w:tr>
      <w:tr w:rsidR="00D14140" w:rsidDel="00990D7E" w14:paraId="795D1BE1" w14:textId="6B72BE6F" w:rsidTr="00990D7E">
        <w:trPr>
          <w:ins w:id="2545" w:author="Ngoc Khai Nguyen" w:date="2019-05-29T01:53:00Z"/>
          <w:del w:id="2546" w:author="Ngọc Hiển nguyễn" w:date="2019-07-06T00:21:00Z"/>
        </w:trPr>
        <w:tc>
          <w:tcPr>
            <w:tcW w:w="2980" w:type="dxa"/>
            <w:vAlign w:val="center"/>
            <w:tcPrChange w:id="2547" w:author="Ngọc Hiển nguyễn" w:date="2019-07-06T00:21:00Z">
              <w:tcPr>
                <w:tcW w:w="1571" w:type="dxa"/>
                <w:vAlign w:val="center"/>
              </w:tcPr>
            </w:tcPrChange>
          </w:tcPr>
          <w:p w14:paraId="54221117" w14:textId="22B00226" w:rsidR="00D14140" w:rsidDel="00990D7E" w:rsidRDefault="00D14140" w:rsidP="00D14140">
            <w:pPr>
              <w:pStyle w:val="oancuaDanhsach"/>
              <w:tabs>
                <w:tab w:val="left" w:pos="780"/>
              </w:tabs>
              <w:ind w:left="0"/>
              <w:rPr>
                <w:ins w:id="2548" w:author="Ngoc Khai Nguyen" w:date="2019-05-29T01:53:00Z"/>
                <w:del w:id="2549" w:author="Ngọc Hiển nguyễn" w:date="2019-07-06T00:21:00Z"/>
              </w:rPr>
            </w:pPr>
          </w:p>
        </w:tc>
        <w:tc>
          <w:tcPr>
            <w:tcW w:w="2442" w:type="dxa"/>
            <w:vAlign w:val="center"/>
            <w:tcPrChange w:id="2550" w:author="Ngọc Hiển nguyễn" w:date="2019-07-06T00:21:00Z">
              <w:tcPr>
                <w:tcW w:w="1881" w:type="dxa"/>
                <w:gridSpan w:val="2"/>
                <w:vAlign w:val="center"/>
              </w:tcPr>
            </w:tcPrChange>
          </w:tcPr>
          <w:p w14:paraId="39F691B2" w14:textId="5A5B3D34" w:rsidR="00D14140" w:rsidDel="00990D7E" w:rsidRDefault="00D14140" w:rsidP="00D14140">
            <w:pPr>
              <w:pStyle w:val="oancuaDanhsach"/>
              <w:ind w:left="0"/>
              <w:rPr>
                <w:ins w:id="2551" w:author="Ngoc Khai Nguyen" w:date="2019-05-29T01:53:00Z"/>
                <w:del w:id="2552" w:author="Ngọc Hiển nguyễn" w:date="2019-07-06T00:21:00Z"/>
              </w:rPr>
            </w:pPr>
            <w:ins w:id="2553" w:author="Ngoc Khai Nguyen" w:date="2019-05-29T01:57:00Z">
              <w:del w:id="2554" w:author="Ngọc Hiển nguyễn" w:date="2019-07-06T00:21:00Z">
                <w:r w:rsidDel="00990D7E">
                  <w:delText>Mount</w:delText>
                </w:r>
              </w:del>
            </w:ins>
          </w:p>
        </w:tc>
        <w:tc>
          <w:tcPr>
            <w:tcW w:w="1751" w:type="dxa"/>
            <w:vAlign w:val="center"/>
            <w:tcPrChange w:id="2555" w:author="Ngọc Hiển nguyễn" w:date="2019-07-06T00:21:00Z">
              <w:tcPr>
                <w:tcW w:w="1410" w:type="dxa"/>
                <w:gridSpan w:val="2"/>
                <w:vAlign w:val="center"/>
              </w:tcPr>
            </w:tcPrChange>
          </w:tcPr>
          <w:p w14:paraId="43403A8C" w14:textId="53028CBA" w:rsidR="00D14140" w:rsidDel="00990D7E" w:rsidRDefault="00D14140" w:rsidP="00D14140">
            <w:pPr>
              <w:pStyle w:val="oancuaDanhsach"/>
              <w:ind w:left="0"/>
              <w:rPr>
                <w:ins w:id="2556" w:author="Ngoc Khai Nguyen" w:date="2019-05-29T01:53:00Z"/>
                <w:del w:id="2557" w:author="Ngọc Hiển nguyễn" w:date="2019-07-06T00:21:00Z"/>
              </w:rPr>
            </w:pPr>
            <w:ins w:id="2558" w:author="Ngoc Khai Nguyen" w:date="2019-05-29T01:57:00Z">
              <w:del w:id="2559" w:author="Ngọc Hiển nguyễn" w:date="2019-07-06T00:21:00Z">
                <w:r w:rsidDel="00990D7E">
                  <w:delText>Int</w:delText>
                </w:r>
              </w:del>
            </w:ins>
          </w:p>
        </w:tc>
        <w:tc>
          <w:tcPr>
            <w:tcW w:w="1097" w:type="dxa"/>
            <w:vAlign w:val="center"/>
            <w:tcPrChange w:id="2560" w:author="Ngọc Hiển nguyễn" w:date="2019-07-06T00:21:00Z">
              <w:tcPr>
                <w:tcW w:w="3408" w:type="dxa"/>
                <w:gridSpan w:val="2"/>
                <w:vAlign w:val="center"/>
              </w:tcPr>
            </w:tcPrChange>
          </w:tcPr>
          <w:p w14:paraId="1212E162" w14:textId="0560BE57" w:rsidR="00D14140" w:rsidDel="00990D7E" w:rsidRDefault="00D14140" w:rsidP="00D14140">
            <w:pPr>
              <w:pStyle w:val="oancuaDanhsach"/>
              <w:ind w:left="0"/>
              <w:rPr>
                <w:ins w:id="2561" w:author="Ngoc Khai Nguyen" w:date="2019-05-29T01:53:00Z"/>
                <w:del w:id="2562" w:author="Ngọc Hiển nguyễn" w:date="2019-07-06T00:21:00Z"/>
              </w:rPr>
            </w:pPr>
            <w:ins w:id="2563" w:author="Ngoc Khai Nguyen" w:date="2019-05-29T01:57:00Z">
              <w:del w:id="2564" w:author="Ngọc Hiển nguyễn" w:date="2019-07-06T00:21:00Z">
                <w:r w:rsidDel="00990D7E">
                  <w:delText>Tháng</w:delText>
                </w:r>
              </w:del>
            </w:ins>
          </w:p>
        </w:tc>
      </w:tr>
      <w:tr w:rsidR="00D14140" w:rsidDel="00990D7E" w14:paraId="167DB059" w14:textId="7BDA00BF" w:rsidTr="00990D7E">
        <w:trPr>
          <w:ins w:id="2565" w:author="Ngoc Khai Nguyen" w:date="2019-05-29T01:53:00Z"/>
          <w:del w:id="2566" w:author="Ngọc Hiển nguyễn" w:date="2019-07-06T00:21:00Z"/>
        </w:trPr>
        <w:tc>
          <w:tcPr>
            <w:tcW w:w="2980" w:type="dxa"/>
            <w:vAlign w:val="center"/>
            <w:tcPrChange w:id="2567" w:author="Ngọc Hiển nguyễn" w:date="2019-07-06T00:21:00Z">
              <w:tcPr>
                <w:tcW w:w="1571" w:type="dxa"/>
                <w:vAlign w:val="center"/>
              </w:tcPr>
            </w:tcPrChange>
          </w:tcPr>
          <w:p w14:paraId="4AE3B6DE" w14:textId="2C009652" w:rsidR="00D14140" w:rsidDel="00990D7E" w:rsidRDefault="00D14140" w:rsidP="00D14140">
            <w:pPr>
              <w:pStyle w:val="oancuaDanhsach"/>
              <w:tabs>
                <w:tab w:val="left" w:pos="780"/>
              </w:tabs>
              <w:ind w:left="0"/>
              <w:rPr>
                <w:ins w:id="2568" w:author="Ngoc Khai Nguyen" w:date="2019-05-29T01:53:00Z"/>
                <w:del w:id="2569" w:author="Ngọc Hiển nguyễn" w:date="2019-07-06T00:21:00Z"/>
              </w:rPr>
            </w:pPr>
          </w:p>
        </w:tc>
        <w:tc>
          <w:tcPr>
            <w:tcW w:w="2442" w:type="dxa"/>
            <w:vAlign w:val="center"/>
            <w:tcPrChange w:id="2570" w:author="Ngọc Hiển nguyễn" w:date="2019-07-06T00:21:00Z">
              <w:tcPr>
                <w:tcW w:w="1881" w:type="dxa"/>
                <w:gridSpan w:val="2"/>
                <w:vAlign w:val="center"/>
              </w:tcPr>
            </w:tcPrChange>
          </w:tcPr>
          <w:p w14:paraId="1CEB3287" w14:textId="4FAEDCF7" w:rsidR="00D14140" w:rsidDel="00990D7E" w:rsidRDefault="00D14140" w:rsidP="00D14140">
            <w:pPr>
              <w:pStyle w:val="oancuaDanhsach"/>
              <w:ind w:left="0"/>
              <w:rPr>
                <w:ins w:id="2571" w:author="Ngoc Khai Nguyen" w:date="2019-05-29T01:53:00Z"/>
                <w:del w:id="2572" w:author="Ngọc Hiển nguyễn" w:date="2019-07-06T00:21:00Z"/>
              </w:rPr>
            </w:pPr>
            <w:ins w:id="2573" w:author="Ngoc Khai Nguyen" w:date="2019-05-29T01:57:00Z">
              <w:del w:id="2574" w:author="Ngọc Hiển nguyễn" w:date="2019-07-06T00:21:00Z">
                <w:r w:rsidDel="00990D7E">
                  <w:delText>Ye</w:delText>
                </w:r>
              </w:del>
            </w:ins>
            <w:ins w:id="2575" w:author="Ngoc Khai Nguyen" w:date="2019-05-29T01:58:00Z">
              <w:del w:id="2576" w:author="Ngọc Hiển nguyễn" w:date="2019-07-06T00:21:00Z">
                <w:r w:rsidDel="00990D7E">
                  <w:delText>ar</w:delText>
                </w:r>
              </w:del>
            </w:ins>
          </w:p>
        </w:tc>
        <w:tc>
          <w:tcPr>
            <w:tcW w:w="1751" w:type="dxa"/>
            <w:vAlign w:val="center"/>
            <w:tcPrChange w:id="2577" w:author="Ngọc Hiển nguyễn" w:date="2019-07-06T00:21:00Z">
              <w:tcPr>
                <w:tcW w:w="1410" w:type="dxa"/>
                <w:gridSpan w:val="2"/>
                <w:vAlign w:val="center"/>
              </w:tcPr>
            </w:tcPrChange>
          </w:tcPr>
          <w:p w14:paraId="05FE15C0" w14:textId="2F6B9BB9" w:rsidR="00D14140" w:rsidDel="00990D7E" w:rsidRDefault="00D14140" w:rsidP="00D14140">
            <w:pPr>
              <w:pStyle w:val="oancuaDanhsach"/>
              <w:ind w:left="0"/>
              <w:rPr>
                <w:ins w:id="2578" w:author="Ngoc Khai Nguyen" w:date="2019-05-29T01:53:00Z"/>
                <w:del w:id="2579" w:author="Ngọc Hiển nguyễn" w:date="2019-07-06T00:21:00Z"/>
              </w:rPr>
            </w:pPr>
            <w:ins w:id="2580" w:author="Ngoc Khai Nguyen" w:date="2019-05-29T01:58:00Z">
              <w:del w:id="2581" w:author="Ngọc Hiển nguyễn" w:date="2019-07-06T00:21:00Z">
                <w:r w:rsidDel="00990D7E">
                  <w:delText>Int</w:delText>
                </w:r>
              </w:del>
            </w:ins>
          </w:p>
        </w:tc>
        <w:tc>
          <w:tcPr>
            <w:tcW w:w="1097" w:type="dxa"/>
            <w:vAlign w:val="center"/>
            <w:tcPrChange w:id="2582" w:author="Ngọc Hiển nguyễn" w:date="2019-07-06T00:21:00Z">
              <w:tcPr>
                <w:tcW w:w="3408" w:type="dxa"/>
                <w:gridSpan w:val="2"/>
                <w:vAlign w:val="center"/>
              </w:tcPr>
            </w:tcPrChange>
          </w:tcPr>
          <w:p w14:paraId="7F951CC5" w14:textId="4C9E9C2B" w:rsidR="00D14140" w:rsidDel="00990D7E" w:rsidRDefault="00D14140" w:rsidP="00D14140">
            <w:pPr>
              <w:pStyle w:val="oancuaDanhsach"/>
              <w:ind w:left="0"/>
              <w:rPr>
                <w:ins w:id="2583" w:author="Ngoc Khai Nguyen" w:date="2019-05-29T01:53:00Z"/>
                <w:del w:id="2584" w:author="Ngọc Hiển nguyễn" w:date="2019-07-06T00:21:00Z"/>
              </w:rPr>
            </w:pPr>
            <w:ins w:id="2585" w:author="Ngoc Khai Nguyen" w:date="2019-05-29T01:58:00Z">
              <w:del w:id="2586" w:author="Ngọc Hiển nguyễn" w:date="2019-07-06T00:21:00Z">
                <w:r w:rsidDel="00990D7E">
                  <w:delText>Năm</w:delText>
                </w:r>
              </w:del>
            </w:ins>
          </w:p>
        </w:tc>
      </w:tr>
      <w:tr w:rsidR="00D14140" w:rsidDel="00990D7E" w14:paraId="0BF57B1D" w14:textId="188007C9" w:rsidTr="00990D7E">
        <w:trPr>
          <w:ins w:id="2587" w:author="Ngoc Khai Nguyen" w:date="2019-05-29T01:53:00Z"/>
          <w:del w:id="2588" w:author="Ngọc Hiển nguyễn" w:date="2019-07-06T00:21:00Z"/>
        </w:trPr>
        <w:tc>
          <w:tcPr>
            <w:tcW w:w="2980" w:type="dxa"/>
            <w:vAlign w:val="center"/>
            <w:tcPrChange w:id="2589" w:author="Ngọc Hiển nguyễn" w:date="2019-07-06T00:21:00Z">
              <w:tcPr>
                <w:tcW w:w="1571" w:type="dxa"/>
                <w:vAlign w:val="center"/>
              </w:tcPr>
            </w:tcPrChange>
          </w:tcPr>
          <w:p w14:paraId="1BD80E30" w14:textId="755BAB80" w:rsidR="00D14140" w:rsidDel="00990D7E" w:rsidRDefault="00D14140" w:rsidP="00D14140">
            <w:pPr>
              <w:pStyle w:val="oancuaDanhsach"/>
              <w:tabs>
                <w:tab w:val="left" w:pos="780"/>
              </w:tabs>
              <w:ind w:left="0"/>
              <w:rPr>
                <w:ins w:id="2590" w:author="Ngoc Khai Nguyen" w:date="2019-05-29T01:53:00Z"/>
                <w:del w:id="2591" w:author="Ngọc Hiển nguyễn" w:date="2019-07-06T00:21:00Z"/>
              </w:rPr>
            </w:pPr>
          </w:p>
        </w:tc>
        <w:tc>
          <w:tcPr>
            <w:tcW w:w="2442" w:type="dxa"/>
            <w:vAlign w:val="center"/>
            <w:tcPrChange w:id="2592" w:author="Ngọc Hiển nguyễn" w:date="2019-07-06T00:21:00Z">
              <w:tcPr>
                <w:tcW w:w="1881" w:type="dxa"/>
                <w:gridSpan w:val="2"/>
                <w:vAlign w:val="center"/>
              </w:tcPr>
            </w:tcPrChange>
          </w:tcPr>
          <w:p w14:paraId="4AA50421" w14:textId="2201D9DE" w:rsidR="00D14140" w:rsidDel="00990D7E" w:rsidRDefault="00D14140" w:rsidP="00D14140">
            <w:pPr>
              <w:pStyle w:val="oancuaDanhsach"/>
              <w:ind w:left="0"/>
              <w:rPr>
                <w:ins w:id="2593" w:author="Ngoc Khai Nguyen" w:date="2019-05-29T01:53:00Z"/>
                <w:del w:id="2594" w:author="Ngọc Hiển nguyễn" w:date="2019-07-06T00:21:00Z"/>
              </w:rPr>
            </w:pPr>
            <w:ins w:id="2595" w:author="Ngoc Khai Nguyen" w:date="2019-05-29T01:58:00Z">
              <w:del w:id="2596" w:author="Ngọc Hiển nguyễn" w:date="2019-07-06T00:21:00Z">
                <w:r w:rsidDel="00990D7E">
                  <w:delText>BookId</w:delText>
                </w:r>
              </w:del>
            </w:ins>
          </w:p>
        </w:tc>
        <w:tc>
          <w:tcPr>
            <w:tcW w:w="1751" w:type="dxa"/>
            <w:vAlign w:val="center"/>
            <w:tcPrChange w:id="2597" w:author="Ngọc Hiển nguyễn" w:date="2019-07-06T00:21:00Z">
              <w:tcPr>
                <w:tcW w:w="1410" w:type="dxa"/>
                <w:gridSpan w:val="2"/>
                <w:vAlign w:val="center"/>
              </w:tcPr>
            </w:tcPrChange>
          </w:tcPr>
          <w:p w14:paraId="379C44C6" w14:textId="467C27F1" w:rsidR="00D14140" w:rsidDel="00990D7E" w:rsidRDefault="00D14140" w:rsidP="00D14140">
            <w:pPr>
              <w:pStyle w:val="oancuaDanhsach"/>
              <w:ind w:left="0"/>
              <w:rPr>
                <w:ins w:id="2598" w:author="Ngoc Khai Nguyen" w:date="2019-05-29T01:53:00Z"/>
                <w:del w:id="2599" w:author="Ngọc Hiển nguyễn" w:date="2019-07-06T00:21:00Z"/>
              </w:rPr>
            </w:pPr>
            <w:ins w:id="2600" w:author="Ngoc Khai Nguyen" w:date="2019-05-29T01:58:00Z">
              <w:del w:id="2601" w:author="Ngọc Hiển nguyễn" w:date="2019-07-06T00:21:00Z">
                <w:r w:rsidDel="00990D7E">
                  <w:delText>Int</w:delText>
                </w:r>
              </w:del>
            </w:ins>
          </w:p>
        </w:tc>
        <w:tc>
          <w:tcPr>
            <w:tcW w:w="1097" w:type="dxa"/>
            <w:vAlign w:val="center"/>
            <w:tcPrChange w:id="2602" w:author="Ngọc Hiển nguyễn" w:date="2019-07-06T00:21:00Z">
              <w:tcPr>
                <w:tcW w:w="3408" w:type="dxa"/>
                <w:gridSpan w:val="2"/>
                <w:vAlign w:val="center"/>
              </w:tcPr>
            </w:tcPrChange>
          </w:tcPr>
          <w:p w14:paraId="01073128" w14:textId="5A3403BB" w:rsidR="00D14140" w:rsidDel="00990D7E" w:rsidRDefault="00D14140" w:rsidP="00D14140">
            <w:pPr>
              <w:pStyle w:val="oancuaDanhsach"/>
              <w:ind w:left="0"/>
              <w:rPr>
                <w:ins w:id="2603" w:author="Ngoc Khai Nguyen" w:date="2019-05-29T01:53:00Z"/>
                <w:del w:id="2604" w:author="Ngọc Hiển nguyễn" w:date="2019-07-06T00:21:00Z"/>
              </w:rPr>
            </w:pPr>
            <w:ins w:id="2605" w:author="Ngoc Khai Nguyen" w:date="2019-05-29T01:59:00Z">
              <w:del w:id="2606" w:author="Ngọc Hiển nguyễn" w:date="2019-07-06T00:21:00Z">
                <w:r w:rsidDel="00990D7E">
                  <w:delText>Mã sách</w:delText>
                </w:r>
              </w:del>
            </w:ins>
          </w:p>
        </w:tc>
      </w:tr>
      <w:tr w:rsidR="00D14140" w:rsidDel="00990D7E" w14:paraId="790E8120" w14:textId="5D4B9672" w:rsidTr="00990D7E">
        <w:trPr>
          <w:ins w:id="2607" w:author="Ngoc Khai Nguyen" w:date="2019-05-29T01:59:00Z"/>
          <w:del w:id="2608" w:author="Ngọc Hiển nguyễn" w:date="2019-07-06T00:21:00Z"/>
        </w:trPr>
        <w:tc>
          <w:tcPr>
            <w:tcW w:w="2980" w:type="dxa"/>
            <w:vAlign w:val="center"/>
            <w:tcPrChange w:id="2609" w:author="Ngọc Hiển nguyễn" w:date="2019-07-06T00:21:00Z">
              <w:tcPr>
                <w:tcW w:w="1571" w:type="dxa"/>
                <w:vAlign w:val="center"/>
              </w:tcPr>
            </w:tcPrChange>
          </w:tcPr>
          <w:p w14:paraId="3FBF00F4" w14:textId="02B75E40" w:rsidR="00D14140" w:rsidDel="00990D7E" w:rsidRDefault="00D14140" w:rsidP="00D14140">
            <w:pPr>
              <w:pStyle w:val="oancuaDanhsach"/>
              <w:tabs>
                <w:tab w:val="left" w:pos="780"/>
              </w:tabs>
              <w:ind w:left="0"/>
              <w:rPr>
                <w:ins w:id="2610" w:author="Ngoc Khai Nguyen" w:date="2019-05-29T01:59:00Z"/>
                <w:del w:id="2611" w:author="Ngọc Hiển nguyễn" w:date="2019-07-06T00:21:00Z"/>
              </w:rPr>
            </w:pPr>
          </w:p>
        </w:tc>
        <w:tc>
          <w:tcPr>
            <w:tcW w:w="2442" w:type="dxa"/>
            <w:vAlign w:val="center"/>
            <w:tcPrChange w:id="2612" w:author="Ngọc Hiển nguyễn" w:date="2019-07-06T00:21:00Z">
              <w:tcPr>
                <w:tcW w:w="1881" w:type="dxa"/>
                <w:gridSpan w:val="2"/>
                <w:vAlign w:val="center"/>
              </w:tcPr>
            </w:tcPrChange>
          </w:tcPr>
          <w:p w14:paraId="1D946DDB" w14:textId="4FA76184" w:rsidR="00D14140" w:rsidDel="00990D7E" w:rsidRDefault="00D14140" w:rsidP="00D14140">
            <w:pPr>
              <w:pStyle w:val="oancuaDanhsach"/>
              <w:ind w:left="0"/>
              <w:rPr>
                <w:ins w:id="2613" w:author="Ngoc Khai Nguyen" w:date="2019-05-29T01:59:00Z"/>
                <w:del w:id="2614" w:author="Ngọc Hiển nguyễn" w:date="2019-07-06T00:21:00Z"/>
              </w:rPr>
            </w:pPr>
            <w:ins w:id="2615" w:author="Ngoc Khai Nguyen" w:date="2019-05-29T01:59:00Z">
              <w:del w:id="2616" w:author="Ngọc Hiển nguyễn" w:date="2019-07-06T00:21:00Z">
                <w:r w:rsidDel="00990D7E">
                  <w:delText>FirstInven</w:delText>
                </w:r>
              </w:del>
            </w:ins>
          </w:p>
        </w:tc>
        <w:tc>
          <w:tcPr>
            <w:tcW w:w="1751" w:type="dxa"/>
            <w:vAlign w:val="center"/>
            <w:tcPrChange w:id="2617" w:author="Ngọc Hiển nguyễn" w:date="2019-07-06T00:21:00Z">
              <w:tcPr>
                <w:tcW w:w="1410" w:type="dxa"/>
                <w:gridSpan w:val="2"/>
                <w:vAlign w:val="center"/>
              </w:tcPr>
            </w:tcPrChange>
          </w:tcPr>
          <w:p w14:paraId="62471C89" w14:textId="6354DB7F" w:rsidR="00D14140" w:rsidDel="00990D7E" w:rsidRDefault="00D14140" w:rsidP="00D14140">
            <w:pPr>
              <w:pStyle w:val="oancuaDanhsach"/>
              <w:ind w:left="0"/>
              <w:rPr>
                <w:ins w:id="2618" w:author="Ngoc Khai Nguyen" w:date="2019-05-29T01:59:00Z"/>
                <w:del w:id="2619" w:author="Ngọc Hiển nguyễn" w:date="2019-07-06T00:21:00Z"/>
              </w:rPr>
            </w:pPr>
            <w:ins w:id="2620" w:author="Ngoc Khai Nguyen" w:date="2019-05-29T01:59:00Z">
              <w:del w:id="2621" w:author="Ngọc Hiển nguyễn" w:date="2019-07-06T00:21:00Z">
                <w:r w:rsidDel="00990D7E">
                  <w:delText>Int</w:delText>
                </w:r>
              </w:del>
            </w:ins>
          </w:p>
        </w:tc>
        <w:tc>
          <w:tcPr>
            <w:tcW w:w="1097" w:type="dxa"/>
            <w:vAlign w:val="center"/>
            <w:tcPrChange w:id="2622" w:author="Ngọc Hiển nguyễn" w:date="2019-07-06T00:21:00Z">
              <w:tcPr>
                <w:tcW w:w="3408" w:type="dxa"/>
                <w:gridSpan w:val="2"/>
                <w:vAlign w:val="center"/>
              </w:tcPr>
            </w:tcPrChange>
          </w:tcPr>
          <w:p w14:paraId="5D1E9387" w14:textId="01BD7C06" w:rsidR="00D14140" w:rsidDel="00990D7E" w:rsidRDefault="00D14140" w:rsidP="00D14140">
            <w:pPr>
              <w:pStyle w:val="oancuaDanhsach"/>
              <w:ind w:left="0"/>
              <w:rPr>
                <w:ins w:id="2623" w:author="Ngoc Khai Nguyen" w:date="2019-05-29T01:59:00Z"/>
                <w:del w:id="2624" w:author="Ngọc Hiển nguyễn" w:date="2019-07-06T00:21:00Z"/>
              </w:rPr>
            </w:pPr>
            <w:ins w:id="2625" w:author="Ngoc Khai Nguyen" w:date="2019-05-29T01:59:00Z">
              <w:del w:id="2626" w:author="Ngọc Hiển nguyễn" w:date="2019-07-06T00:21:00Z">
                <w:r w:rsidDel="00990D7E">
                  <w:delText>Số lượng tồn đầu tháng</w:delText>
                </w:r>
              </w:del>
            </w:ins>
          </w:p>
        </w:tc>
      </w:tr>
      <w:tr w:rsidR="00D14140" w:rsidDel="00990D7E" w14:paraId="0551744C" w14:textId="5C7C3230" w:rsidTr="00990D7E">
        <w:trPr>
          <w:ins w:id="2627" w:author="Ngoc Khai Nguyen" w:date="2019-05-29T01:59:00Z"/>
          <w:del w:id="2628" w:author="Ngọc Hiển nguyễn" w:date="2019-07-06T00:21:00Z"/>
        </w:trPr>
        <w:tc>
          <w:tcPr>
            <w:tcW w:w="2980" w:type="dxa"/>
            <w:vAlign w:val="center"/>
            <w:tcPrChange w:id="2629" w:author="Ngọc Hiển nguyễn" w:date="2019-07-06T00:21:00Z">
              <w:tcPr>
                <w:tcW w:w="1571" w:type="dxa"/>
                <w:vAlign w:val="center"/>
              </w:tcPr>
            </w:tcPrChange>
          </w:tcPr>
          <w:p w14:paraId="01A5EF52" w14:textId="37D769F6" w:rsidR="00D14140" w:rsidDel="00990D7E" w:rsidRDefault="00D14140" w:rsidP="00D14140">
            <w:pPr>
              <w:pStyle w:val="oancuaDanhsach"/>
              <w:tabs>
                <w:tab w:val="left" w:pos="780"/>
              </w:tabs>
              <w:ind w:left="0"/>
              <w:rPr>
                <w:ins w:id="2630" w:author="Ngoc Khai Nguyen" w:date="2019-05-29T01:59:00Z"/>
                <w:del w:id="2631" w:author="Ngọc Hiển nguyễn" w:date="2019-07-06T00:21:00Z"/>
              </w:rPr>
            </w:pPr>
          </w:p>
        </w:tc>
        <w:tc>
          <w:tcPr>
            <w:tcW w:w="2442" w:type="dxa"/>
            <w:vAlign w:val="center"/>
            <w:tcPrChange w:id="2632" w:author="Ngọc Hiển nguyễn" w:date="2019-07-06T00:21:00Z">
              <w:tcPr>
                <w:tcW w:w="1881" w:type="dxa"/>
                <w:gridSpan w:val="2"/>
                <w:vAlign w:val="center"/>
              </w:tcPr>
            </w:tcPrChange>
          </w:tcPr>
          <w:p w14:paraId="55DAD463" w14:textId="5E08C4FA" w:rsidR="00D14140" w:rsidDel="00990D7E" w:rsidRDefault="00D14140" w:rsidP="00D14140">
            <w:pPr>
              <w:pStyle w:val="oancuaDanhsach"/>
              <w:ind w:left="0"/>
              <w:rPr>
                <w:ins w:id="2633" w:author="Ngoc Khai Nguyen" w:date="2019-05-29T01:59:00Z"/>
                <w:del w:id="2634" w:author="Ngọc Hiển nguyễn" w:date="2019-07-06T00:21:00Z"/>
              </w:rPr>
            </w:pPr>
            <w:ins w:id="2635" w:author="Ngoc Khai Nguyen" w:date="2019-05-29T01:59:00Z">
              <w:del w:id="2636" w:author="Ngọc Hiển nguyễn" w:date="2019-07-06T00:21:00Z">
                <w:r w:rsidDel="00990D7E">
                  <w:delText>LastInven</w:delText>
                </w:r>
              </w:del>
            </w:ins>
          </w:p>
        </w:tc>
        <w:tc>
          <w:tcPr>
            <w:tcW w:w="1751" w:type="dxa"/>
            <w:vAlign w:val="center"/>
            <w:tcPrChange w:id="2637" w:author="Ngọc Hiển nguyễn" w:date="2019-07-06T00:21:00Z">
              <w:tcPr>
                <w:tcW w:w="1410" w:type="dxa"/>
                <w:gridSpan w:val="2"/>
                <w:vAlign w:val="center"/>
              </w:tcPr>
            </w:tcPrChange>
          </w:tcPr>
          <w:p w14:paraId="4712AB43" w14:textId="11799705" w:rsidR="00D14140" w:rsidDel="00990D7E" w:rsidRDefault="00D14140" w:rsidP="00D14140">
            <w:pPr>
              <w:pStyle w:val="oancuaDanhsach"/>
              <w:ind w:left="0"/>
              <w:rPr>
                <w:ins w:id="2638" w:author="Ngoc Khai Nguyen" w:date="2019-05-29T01:59:00Z"/>
                <w:del w:id="2639" w:author="Ngọc Hiển nguyễn" w:date="2019-07-06T00:21:00Z"/>
              </w:rPr>
            </w:pPr>
            <w:ins w:id="2640" w:author="Ngoc Khai Nguyen" w:date="2019-05-29T01:59:00Z">
              <w:del w:id="2641" w:author="Ngọc Hiển nguyễn" w:date="2019-07-06T00:21:00Z">
                <w:r w:rsidDel="00990D7E">
                  <w:delText>Int</w:delText>
                </w:r>
              </w:del>
            </w:ins>
          </w:p>
        </w:tc>
        <w:tc>
          <w:tcPr>
            <w:tcW w:w="1097" w:type="dxa"/>
            <w:vAlign w:val="center"/>
            <w:tcPrChange w:id="2642" w:author="Ngọc Hiển nguyễn" w:date="2019-07-06T00:21:00Z">
              <w:tcPr>
                <w:tcW w:w="3408" w:type="dxa"/>
                <w:gridSpan w:val="2"/>
                <w:vAlign w:val="center"/>
              </w:tcPr>
            </w:tcPrChange>
          </w:tcPr>
          <w:p w14:paraId="324111B7" w14:textId="4C405EA8" w:rsidR="00D14140" w:rsidDel="00990D7E" w:rsidRDefault="00D14140" w:rsidP="00D14140">
            <w:pPr>
              <w:pStyle w:val="oancuaDanhsach"/>
              <w:ind w:left="0"/>
              <w:rPr>
                <w:ins w:id="2643" w:author="Ngoc Khai Nguyen" w:date="2019-05-29T01:59:00Z"/>
                <w:del w:id="2644" w:author="Ngọc Hiển nguyễn" w:date="2019-07-06T00:21:00Z"/>
              </w:rPr>
            </w:pPr>
            <w:ins w:id="2645" w:author="Ngoc Khai Nguyen" w:date="2019-05-29T01:59:00Z">
              <w:del w:id="2646" w:author="Ngọc Hiển nguyễn" w:date="2019-07-06T00:21:00Z">
                <w:r w:rsidDel="00990D7E">
                  <w:delText xml:space="preserve">Số lượng tồn </w:delText>
                </w:r>
              </w:del>
            </w:ins>
            <w:ins w:id="2647" w:author="Ngoc Khai Nguyen" w:date="2019-05-29T02:00:00Z">
              <w:del w:id="2648" w:author="Ngọc Hiển nguyễn" w:date="2019-07-06T00:21:00Z">
                <w:r w:rsidDel="00990D7E">
                  <w:delText>cuối tháng</w:delText>
                </w:r>
              </w:del>
            </w:ins>
          </w:p>
        </w:tc>
      </w:tr>
      <w:tr w:rsidR="00D14140" w:rsidDel="00990D7E" w14:paraId="3FE95449" w14:textId="37CB4A57" w:rsidTr="00990D7E">
        <w:trPr>
          <w:ins w:id="2649" w:author="Ngoc Khai Nguyen" w:date="2019-05-29T02:00:00Z"/>
          <w:del w:id="2650" w:author="Ngọc Hiển nguyễn" w:date="2019-07-06T00:21:00Z"/>
        </w:trPr>
        <w:tc>
          <w:tcPr>
            <w:tcW w:w="2980" w:type="dxa"/>
            <w:vAlign w:val="center"/>
            <w:tcPrChange w:id="2651" w:author="Ngọc Hiển nguyễn" w:date="2019-07-06T00:21:00Z">
              <w:tcPr>
                <w:tcW w:w="1571" w:type="dxa"/>
                <w:vAlign w:val="center"/>
              </w:tcPr>
            </w:tcPrChange>
          </w:tcPr>
          <w:p w14:paraId="34942097" w14:textId="239E4F81" w:rsidR="00D14140" w:rsidDel="00990D7E" w:rsidRDefault="00D14140" w:rsidP="00D14140">
            <w:pPr>
              <w:pStyle w:val="oancuaDanhsach"/>
              <w:tabs>
                <w:tab w:val="left" w:pos="780"/>
              </w:tabs>
              <w:ind w:left="0"/>
              <w:rPr>
                <w:ins w:id="2652" w:author="Ngoc Khai Nguyen" w:date="2019-05-29T02:00:00Z"/>
                <w:del w:id="2653" w:author="Ngọc Hiển nguyễn" w:date="2019-07-06T00:21:00Z"/>
              </w:rPr>
            </w:pPr>
          </w:p>
        </w:tc>
        <w:tc>
          <w:tcPr>
            <w:tcW w:w="2442" w:type="dxa"/>
            <w:vAlign w:val="center"/>
            <w:tcPrChange w:id="2654" w:author="Ngọc Hiển nguyễn" w:date="2019-07-06T00:21:00Z">
              <w:tcPr>
                <w:tcW w:w="1881" w:type="dxa"/>
                <w:gridSpan w:val="2"/>
                <w:vAlign w:val="center"/>
              </w:tcPr>
            </w:tcPrChange>
          </w:tcPr>
          <w:p w14:paraId="31B3100E" w14:textId="0B5CC934" w:rsidR="00D14140" w:rsidDel="00990D7E" w:rsidRDefault="00D14140" w:rsidP="00D14140">
            <w:pPr>
              <w:pStyle w:val="oancuaDanhsach"/>
              <w:ind w:left="0"/>
              <w:rPr>
                <w:ins w:id="2655" w:author="Ngoc Khai Nguyen" w:date="2019-05-29T02:00:00Z"/>
                <w:del w:id="2656" w:author="Ngọc Hiển nguyễn" w:date="2019-07-06T00:21:00Z"/>
              </w:rPr>
            </w:pPr>
            <w:ins w:id="2657" w:author="Ngoc Khai Nguyen" w:date="2019-05-29T02:00:00Z">
              <w:del w:id="2658" w:author="Ngọc Hiển nguyễn" w:date="2019-07-06T00:21:00Z">
                <w:r w:rsidDel="00990D7E">
                  <w:delText>IncrurredInven</w:delText>
                </w:r>
              </w:del>
            </w:ins>
          </w:p>
        </w:tc>
        <w:tc>
          <w:tcPr>
            <w:tcW w:w="1751" w:type="dxa"/>
            <w:vAlign w:val="center"/>
            <w:tcPrChange w:id="2659" w:author="Ngọc Hiển nguyễn" w:date="2019-07-06T00:21:00Z">
              <w:tcPr>
                <w:tcW w:w="1410" w:type="dxa"/>
                <w:gridSpan w:val="2"/>
                <w:vAlign w:val="center"/>
              </w:tcPr>
            </w:tcPrChange>
          </w:tcPr>
          <w:p w14:paraId="3D7BC2B3" w14:textId="019F925B" w:rsidR="00D14140" w:rsidDel="00990D7E" w:rsidRDefault="00D14140" w:rsidP="00D14140">
            <w:pPr>
              <w:pStyle w:val="oancuaDanhsach"/>
              <w:ind w:left="0"/>
              <w:rPr>
                <w:ins w:id="2660" w:author="Ngoc Khai Nguyen" w:date="2019-05-29T02:00:00Z"/>
                <w:del w:id="2661" w:author="Ngọc Hiển nguyễn" w:date="2019-07-06T00:21:00Z"/>
              </w:rPr>
            </w:pPr>
            <w:ins w:id="2662" w:author="Ngoc Khai Nguyen" w:date="2019-05-29T02:00:00Z">
              <w:del w:id="2663" w:author="Ngọc Hiển nguyễn" w:date="2019-07-06T00:21:00Z">
                <w:r w:rsidDel="00990D7E">
                  <w:delText>Int</w:delText>
                </w:r>
              </w:del>
            </w:ins>
          </w:p>
        </w:tc>
        <w:tc>
          <w:tcPr>
            <w:tcW w:w="1097" w:type="dxa"/>
            <w:vAlign w:val="center"/>
            <w:tcPrChange w:id="2664" w:author="Ngọc Hiển nguyễn" w:date="2019-07-06T00:21:00Z">
              <w:tcPr>
                <w:tcW w:w="3408" w:type="dxa"/>
                <w:gridSpan w:val="2"/>
                <w:vAlign w:val="center"/>
              </w:tcPr>
            </w:tcPrChange>
          </w:tcPr>
          <w:p w14:paraId="4FE93028" w14:textId="225F2997" w:rsidR="00D14140" w:rsidDel="00990D7E" w:rsidRDefault="00D14140" w:rsidP="00D14140">
            <w:pPr>
              <w:pStyle w:val="oancuaDanhsach"/>
              <w:ind w:left="0"/>
              <w:rPr>
                <w:ins w:id="2665" w:author="Ngoc Khai Nguyen" w:date="2019-05-29T02:00:00Z"/>
                <w:del w:id="2666" w:author="Ngọc Hiển nguyễn" w:date="2019-07-06T00:21:00Z"/>
              </w:rPr>
            </w:pPr>
            <w:ins w:id="2667" w:author="Ngoc Khai Nguyen" w:date="2019-05-29T02:00:00Z">
              <w:del w:id="2668" w:author="Ngọc Hiển nguyễn" w:date="2019-07-06T00:21:00Z">
                <w:r w:rsidDel="00990D7E">
                  <w:delText>Số lượng phát sinh trong tháng</w:delText>
                </w:r>
              </w:del>
            </w:ins>
          </w:p>
        </w:tc>
      </w:tr>
      <w:tr w:rsidR="00D14140" w:rsidDel="00990D7E" w14:paraId="6DF338EA" w14:textId="512665FE" w:rsidTr="00990D7E">
        <w:trPr>
          <w:ins w:id="2669" w:author="Ngoc Khai Nguyen" w:date="2019-05-29T02:00:00Z"/>
          <w:del w:id="2670" w:author="Ngọc Hiển nguyễn" w:date="2019-07-06T00:21:00Z"/>
        </w:trPr>
        <w:tc>
          <w:tcPr>
            <w:tcW w:w="2980" w:type="dxa"/>
            <w:vAlign w:val="center"/>
            <w:tcPrChange w:id="2671" w:author="Ngọc Hiển nguyễn" w:date="2019-07-06T00:21:00Z">
              <w:tcPr>
                <w:tcW w:w="1571" w:type="dxa"/>
                <w:vAlign w:val="center"/>
              </w:tcPr>
            </w:tcPrChange>
          </w:tcPr>
          <w:p w14:paraId="78D54A02" w14:textId="659336CA" w:rsidR="00D14140" w:rsidDel="00990D7E" w:rsidRDefault="00D14140" w:rsidP="00D14140">
            <w:pPr>
              <w:pStyle w:val="oancuaDanhsach"/>
              <w:tabs>
                <w:tab w:val="left" w:pos="780"/>
              </w:tabs>
              <w:ind w:left="0"/>
              <w:rPr>
                <w:ins w:id="2672" w:author="Ngoc Khai Nguyen" w:date="2019-05-29T02:00:00Z"/>
                <w:del w:id="2673" w:author="Ngọc Hiển nguyễn" w:date="2019-07-06T00:21:00Z"/>
              </w:rPr>
            </w:pPr>
            <w:ins w:id="2674" w:author="Ngoc Khai Nguyen" w:date="2019-05-29T02:00:00Z">
              <w:del w:id="2675" w:author="Ngọc Hiển nguyễn" w:date="2019-07-06T00:21:00Z">
                <w:r w:rsidDel="00990D7E">
                  <w:delText>ACCOUNT</w:delText>
                </w:r>
              </w:del>
            </w:ins>
          </w:p>
        </w:tc>
        <w:tc>
          <w:tcPr>
            <w:tcW w:w="2442" w:type="dxa"/>
            <w:vAlign w:val="center"/>
            <w:tcPrChange w:id="2676" w:author="Ngọc Hiển nguyễn" w:date="2019-07-06T00:21:00Z">
              <w:tcPr>
                <w:tcW w:w="1881" w:type="dxa"/>
                <w:gridSpan w:val="2"/>
                <w:vAlign w:val="center"/>
              </w:tcPr>
            </w:tcPrChange>
          </w:tcPr>
          <w:p w14:paraId="2985148E" w14:textId="5BA9E049" w:rsidR="00D14140" w:rsidDel="00990D7E" w:rsidRDefault="00D14140" w:rsidP="00D14140">
            <w:pPr>
              <w:pStyle w:val="oancuaDanhsach"/>
              <w:ind w:left="0"/>
              <w:rPr>
                <w:ins w:id="2677" w:author="Ngoc Khai Nguyen" w:date="2019-05-29T02:00:00Z"/>
                <w:del w:id="2678" w:author="Ngọc Hiển nguyễn" w:date="2019-07-06T00:21:00Z"/>
              </w:rPr>
            </w:pPr>
            <w:ins w:id="2679" w:author="Ngoc Khai Nguyen" w:date="2019-05-29T02:00:00Z">
              <w:del w:id="2680" w:author="Ngọc Hiển nguyễn" w:date="2019-07-06T00:21:00Z">
                <w:r w:rsidDel="00990D7E">
                  <w:delText>AccountId</w:delText>
                </w:r>
              </w:del>
            </w:ins>
          </w:p>
        </w:tc>
        <w:tc>
          <w:tcPr>
            <w:tcW w:w="1751" w:type="dxa"/>
            <w:vAlign w:val="center"/>
            <w:tcPrChange w:id="2681" w:author="Ngọc Hiển nguyễn" w:date="2019-07-06T00:21:00Z">
              <w:tcPr>
                <w:tcW w:w="1410" w:type="dxa"/>
                <w:gridSpan w:val="2"/>
                <w:vAlign w:val="center"/>
              </w:tcPr>
            </w:tcPrChange>
          </w:tcPr>
          <w:p w14:paraId="71725FBA" w14:textId="1F0E48DB" w:rsidR="00D14140" w:rsidDel="00990D7E" w:rsidRDefault="00D14140" w:rsidP="00D14140">
            <w:pPr>
              <w:pStyle w:val="oancuaDanhsach"/>
              <w:ind w:left="0"/>
              <w:rPr>
                <w:ins w:id="2682" w:author="Ngoc Khai Nguyen" w:date="2019-05-29T02:00:00Z"/>
                <w:del w:id="2683" w:author="Ngọc Hiển nguyễn" w:date="2019-07-06T00:21:00Z"/>
              </w:rPr>
            </w:pPr>
            <w:ins w:id="2684" w:author="Ngoc Khai Nguyen" w:date="2019-05-29T02:00:00Z">
              <w:del w:id="2685" w:author="Ngọc Hiển nguyễn" w:date="2019-07-06T00:21:00Z">
                <w:r w:rsidDel="00990D7E">
                  <w:delText>Int</w:delText>
                </w:r>
              </w:del>
            </w:ins>
          </w:p>
        </w:tc>
        <w:tc>
          <w:tcPr>
            <w:tcW w:w="1097" w:type="dxa"/>
            <w:vAlign w:val="center"/>
            <w:tcPrChange w:id="2686" w:author="Ngọc Hiển nguyễn" w:date="2019-07-06T00:21:00Z">
              <w:tcPr>
                <w:tcW w:w="3408" w:type="dxa"/>
                <w:gridSpan w:val="2"/>
                <w:vAlign w:val="center"/>
              </w:tcPr>
            </w:tcPrChange>
          </w:tcPr>
          <w:p w14:paraId="4BCF6219" w14:textId="7AB371EC" w:rsidR="00D14140" w:rsidDel="00990D7E" w:rsidRDefault="00D14140" w:rsidP="00D14140">
            <w:pPr>
              <w:pStyle w:val="oancuaDanhsach"/>
              <w:ind w:left="0"/>
              <w:rPr>
                <w:ins w:id="2687" w:author="Ngoc Khai Nguyen" w:date="2019-05-29T02:00:00Z"/>
                <w:del w:id="2688" w:author="Ngọc Hiển nguyễn" w:date="2019-07-06T00:21:00Z"/>
              </w:rPr>
            </w:pPr>
            <w:ins w:id="2689" w:author="Ngoc Khai Nguyen" w:date="2019-05-29T02:00:00Z">
              <w:del w:id="2690" w:author="Ngọc Hiển nguyễn" w:date="2019-07-06T00:21:00Z">
                <w:r w:rsidDel="00990D7E">
                  <w:delText>Mã tài khoản</w:delText>
                </w:r>
              </w:del>
            </w:ins>
          </w:p>
        </w:tc>
      </w:tr>
      <w:tr w:rsidR="00D14140" w:rsidDel="00990D7E" w14:paraId="0368AA02" w14:textId="3A192CD8" w:rsidTr="00990D7E">
        <w:trPr>
          <w:ins w:id="2691" w:author="Ngoc Khai Nguyen" w:date="2019-05-29T02:00:00Z"/>
          <w:del w:id="2692" w:author="Ngọc Hiển nguyễn" w:date="2019-07-06T00:21:00Z"/>
        </w:trPr>
        <w:tc>
          <w:tcPr>
            <w:tcW w:w="2980" w:type="dxa"/>
            <w:vAlign w:val="center"/>
            <w:tcPrChange w:id="2693" w:author="Ngọc Hiển nguyễn" w:date="2019-07-06T00:21:00Z">
              <w:tcPr>
                <w:tcW w:w="1571" w:type="dxa"/>
                <w:vAlign w:val="center"/>
              </w:tcPr>
            </w:tcPrChange>
          </w:tcPr>
          <w:p w14:paraId="7B51C7CA" w14:textId="49239378" w:rsidR="00D14140" w:rsidDel="00990D7E" w:rsidRDefault="00D14140" w:rsidP="00D14140">
            <w:pPr>
              <w:pStyle w:val="oancuaDanhsach"/>
              <w:tabs>
                <w:tab w:val="left" w:pos="780"/>
              </w:tabs>
              <w:ind w:left="0"/>
              <w:rPr>
                <w:ins w:id="2694" w:author="Ngoc Khai Nguyen" w:date="2019-05-29T02:00:00Z"/>
                <w:del w:id="2695" w:author="Ngọc Hiển nguyễn" w:date="2019-07-06T00:21:00Z"/>
              </w:rPr>
            </w:pPr>
          </w:p>
        </w:tc>
        <w:tc>
          <w:tcPr>
            <w:tcW w:w="2442" w:type="dxa"/>
            <w:vAlign w:val="center"/>
            <w:tcPrChange w:id="2696" w:author="Ngọc Hiển nguyễn" w:date="2019-07-06T00:21:00Z">
              <w:tcPr>
                <w:tcW w:w="1881" w:type="dxa"/>
                <w:gridSpan w:val="2"/>
                <w:vAlign w:val="center"/>
              </w:tcPr>
            </w:tcPrChange>
          </w:tcPr>
          <w:p w14:paraId="0B6A8559" w14:textId="798CF68E" w:rsidR="00D14140" w:rsidDel="00990D7E" w:rsidRDefault="00D14140" w:rsidP="00D14140">
            <w:pPr>
              <w:pStyle w:val="oancuaDanhsach"/>
              <w:ind w:left="0"/>
              <w:rPr>
                <w:ins w:id="2697" w:author="Ngoc Khai Nguyen" w:date="2019-05-29T02:00:00Z"/>
                <w:del w:id="2698" w:author="Ngọc Hiển nguyễn" w:date="2019-07-06T00:21:00Z"/>
              </w:rPr>
            </w:pPr>
            <w:ins w:id="2699" w:author="Ngoc Khai Nguyen" w:date="2019-05-29T02:00:00Z">
              <w:del w:id="2700" w:author="Ngọc Hiển nguyễn" w:date="2019-07-06T00:21:00Z">
                <w:r w:rsidDel="00990D7E">
                  <w:delText>User</w:delText>
                </w:r>
              </w:del>
            </w:ins>
            <w:ins w:id="2701" w:author="Ngoc Khai Nguyen" w:date="2019-05-29T02:01:00Z">
              <w:del w:id="2702" w:author="Ngọc Hiển nguyễn" w:date="2019-07-06T00:21:00Z">
                <w:r w:rsidDel="00990D7E">
                  <w:delText>name</w:delText>
                </w:r>
              </w:del>
            </w:ins>
          </w:p>
        </w:tc>
        <w:tc>
          <w:tcPr>
            <w:tcW w:w="1751" w:type="dxa"/>
            <w:vAlign w:val="center"/>
            <w:tcPrChange w:id="2703" w:author="Ngọc Hiển nguyễn" w:date="2019-07-06T00:21:00Z">
              <w:tcPr>
                <w:tcW w:w="1410" w:type="dxa"/>
                <w:gridSpan w:val="2"/>
                <w:vAlign w:val="center"/>
              </w:tcPr>
            </w:tcPrChange>
          </w:tcPr>
          <w:p w14:paraId="108A6FA4" w14:textId="19799C70" w:rsidR="00D14140" w:rsidDel="00990D7E" w:rsidRDefault="00D14140" w:rsidP="00D14140">
            <w:pPr>
              <w:pStyle w:val="oancuaDanhsach"/>
              <w:ind w:left="0"/>
              <w:rPr>
                <w:ins w:id="2704" w:author="Ngoc Khai Nguyen" w:date="2019-05-29T02:00:00Z"/>
                <w:del w:id="2705" w:author="Ngọc Hiển nguyễn" w:date="2019-07-06T00:21:00Z"/>
              </w:rPr>
            </w:pPr>
            <w:ins w:id="2706" w:author="Ngoc Khai Nguyen" w:date="2019-05-29T02:01:00Z">
              <w:del w:id="2707" w:author="Ngọc Hiển nguyễn" w:date="2019-07-06T00:21:00Z">
                <w:r w:rsidDel="00990D7E">
                  <w:delText>Nvarchar(20)</w:delText>
                </w:r>
              </w:del>
            </w:ins>
          </w:p>
        </w:tc>
        <w:tc>
          <w:tcPr>
            <w:tcW w:w="1097" w:type="dxa"/>
            <w:vAlign w:val="center"/>
            <w:tcPrChange w:id="2708" w:author="Ngọc Hiển nguyễn" w:date="2019-07-06T00:21:00Z">
              <w:tcPr>
                <w:tcW w:w="3408" w:type="dxa"/>
                <w:gridSpan w:val="2"/>
                <w:vAlign w:val="center"/>
              </w:tcPr>
            </w:tcPrChange>
          </w:tcPr>
          <w:p w14:paraId="29E9A4EC" w14:textId="3C5C403D" w:rsidR="00D14140" w:rsidDel="00990D7E" w:rsidRDefault="00D14140" w:rsidP="00D14140">
            <w:pPr>
              <w:pStyle w:val="oancuaDanhsach"/>
              <w:ind w:left="0"/>
              <w:rPr>
                <w:ins w:id="2709" w:author="Ngoc Khai Nguyen" w:date="2019-05-29T02:00:00Z"/>
                <w:del w:id="2710" w:author="Ngọc Hiển nguyễn" w:date="2019-07-06T00:21:00Z"/>
              </w:rPr>
            </w:pPr>
            <w:ins w:id="2711" w:author="Ngoc Khai Nguyen" w:date="2019-05-29T02:01:00Z">
              <w:del w:id="2712" w:author="Ngọc Hiển nguyễn" w:date="2019-07-06T00:21:00Z">
                <w:r w:rsidDel="00990D7E">
                  <w:delText>Tên tài khoản</w:delText>
                </w:r>
              </w:del>
            </w:ins>
          </w:p>
        </w:tc>
      </w:tr>
      <w:tr w:rsidR="00D14140" w:rsidDel="00990D7E" w14:paraId="3058EB63" w14:textId="174A625C" w:rsidTr="00990D7E">
        <w:trPr>
          <w:ins w:id="2713" w:author="Ngoc Khai Nguyen" w:date="2019-05-29T02:00:00Z"/>
          <w:del w:id="2714" w:author="Ngọc Hiển nguyễn" w:date="2019-07-06T00:21:00Z"/>
        </w:trPr>
        <w:tc>
          <w:tcPr>
            <w:tcW w:w="2980" w:type="dxa"/>
            <w:vAlign w:val="center"/>
            <w:tcPrChange w:id="2715" w:author="Ngọc Hiển nguyễn" w:date="2019-07-06T00:21:00Z">
              <w:tcPr>
                <w:tcW w:w="1571" w:type="dxa"/>
                <w:vAlign w:val="center"/>
              </w:tcPr>
            </w:tcPrChange>
          </w:tcPr>
          <w:p w14:paraId="0DA1E6F3" w14:textId="72DA2C4A" w:rsidR="00D14140" w:rsidDel="00990D7E" w:rsidRDefault="00D14140" w:rsidP="00D14140">
            <w:pPr>
              <w:pStyle w:val="oancuaDanhsach"/>
              <w:tabs>
                <w:tab w:val="left" w:pos="780"/>
              </w:tabs>
              <w:ind w:left="0"/>
              <w:rPr>
                <w:ins w:id="2716" w:author="Ngoc Khai Nguyen" w:date="2019-05-29T02:00:00Z"/>
                <w:del w:id="2717" w:author="Ngọc Hiển nguyễn" w:date="2019-07-06T00:21:00Z"/>
              </w:rPr>
            </w:pPr>
          </w:p>
        </w:tc>
        <w:tc>
          <w:tcPr>
            <w:tcW w:w="2442" w:type="dxa"/>
            <w:vAlign w:val="center"/>
            <w:tcPrChange w:id="2718" w:author="Ngọc Hiển nguyễn" w:date="2019-07-06T00:21:00Z">
              <w:tcPr>
                <w:tcW w:w="1881" w:type="dxa"/>
                <w:gridSpan w:val="2"/>
                <w:vAlign w:val="center"/>
              </w:tcPr>
            </w:tcPrChange>
          </w:tcPr>
          <w:p w14:paraId="1725BC64" w14:textId="1648AFAE" w:rsidR="00D14140" w:rsidDel="00990D7E" w:rsidRDefault="00D14140" w:rsidP="00D14140">
            <w:pPr>
              <w:pStyle w:val="oancuaDanhsach"/>
              <w:ind w:left="0"/>
              <w:rPr>
                <w:ins w:id="2719" w:author="Ngoc Khai Nguyen" w:date="2019-05-29T02:00:00Z"/>
                <w:del w:id="2720" w:author="Ngọc Hiển nguyễn" w:date="2019-07-06T00:21:00Z"/>
              </w:rPr>
            </w:pPr>
            <w:ins w:id="2721" w:author="Ngoc Khai Nguyen" w:date="2019-05-29T02:01:00Z">
              <w:del w:id="2722" w:author="Ngọc Hiển nguyễn" w:date="2019-07-06T00:21:00Z">
                <w:r w:rsidDel="00990D7E">
                  <w:delText>Password</w:delText>
                </w:r>
              </w:del>
            </w:ins>
          </w:p>
        </w:tc>
        <w:tc>
          <w:tcPr>
            <w:tcW w:w="1751" w:type="dxa"/>
            <w:vAlign w:val="center"/>
            <w:tcPrChange w:id="2723" w:author="Ngọc Hiển nguyễn" w:date="2019-07-06T00:21:00Z">
              <w:tcPr>
                <w:tcW w:w="1410" w:type="dxa"/>
                <w:gridSpan w:val="2"/>
                <w:vAlign w:val="center"/>
              </w:tcPr>
            </w:tcPrChange>
          </w:tcPr>
          <w:p w14:paraId="1DB90014" w14:textId="71F13199" w:rsidR="00D14140" w:rsidDel="00990D7E" w:rsidRDefault="00D14140" w:rsidP="00D14140">
            <w:pPr>
              <w:pStyle w:val="oancuaDanhsach"/>
              <w:ind w:left="0"/>
              <w:rPr>
                <w:ins w:id="2724" w:author="Ngoc Khai Nguyen" w:date="2019-05-29T02:00:00Z"/>
                <w:del w:id="2725" w:author="Ngọc Hiển nguyễn" w:date="2019-07-06T00:21:00Z"/>
              </w:rPr>
            </w:pPr>
            <w:ins w:id="2726" w:author="Ngoc Khai Nguyen" w:date="2019-05-29T02:01:00Z">
              <w:del w:id="2727" w:author="Ngọc Hiển nguyễn" w:date="2019-07-06T00:21:00Z">
                <w:r w:rsidDel="00990D7E">
                  <w:delText>Nvarchar(20)</w:delText>
                </w:r>
              </w:del>
            </w:ins>
          </w:p>
        </w:tc>
        <w:tc>
          <w:tcPr>
            <w:tcW w:w="1097" w:type="dxa"/>
            <w:vAlign w:val="center"/>
            <w:tcPrChange w:id="2728" w:author="Ngọc Hiển nguyễn" w:date="2019-07-06T00:21:00Z">
              <w:tcPr>
                <w:tcW w:w="3408" w:type="dxa"/>
                <w:gridSpan w:val="2"/>
                <w:vAlign w:val="center"/>
              </w:tcPr>
            </w:tcPrChange>
          </w:tcPr>
          <w:p w14:paraId="5D44B822" w14:textId="249F88A8" w:rsidR="00D14140" w:rsidDel="00990D7E" w:rsidRDefault="00D14140" w:rsidP="00D14140">
            <w:pPr>
              <w:pStyle w:val="oancuaDanhsach"/>
              <w:ind w:left="0"/>
              <w:rPr>
                <w:ins w:id="2729" w:author="Ngoc Khai Nguyen" w:date="2019-05-29T02:00:00Z"/>
                <w:del w:id="2730" w:author="Ngọc Hiển nguyễn" w:date="2019-07-06T00:21:00Z"/>
              </w:rPr>
            </w:pPr>
            <w:ins w:id="2731" w:author="Ngoc Khai Nguyen" w:date="2019-05-29T02:01:00Z">
              <w:del w:id="2732" w:author="Ngọc Hiển nguyễn" w:date="2019-07-06T00:21:00Z">
                <w:r w:rsidDel="00990D7E">
                  <w:delText>Mật khẩu</w:delText>
                </w:r>
              </w:del>
            </w:ins>
          </w:p>
        </w:tc>
      </w:tr>
      <w:tr w:rsidR="00D14140" w:rsidDel="00990D7E" w14:paraId="1A439F5F" w14:textId="779A2878" w:rsidTr="00990D7E">
        <w:trPr>
          <w:ins w:id="2733" w:author="Ngoc Khai Nguyen" w:date="2019-05-29T02:02:00Z"/>
          <w:del w:id="2734" w:author="Ngọc Hiển nguyễn" w:date="2019-07-06T00:21:00Z"/>
        </w:trPr>
        <w:tc>
          <w:tcPr>
            <w:tcW w:w="2980" w:type="dxa"/>
            <w:vAlign w:val="center"/>
            <w:tcPrChange w:id="2735" w:author="Ngọc Hiển nguyễn" w:date="2019-07-06T00:21:00Z">
              <w:tcPr>
                <w:tcW w:w="1571" w:type="dxa"/>
                <w:vAlign w:val="center"/>
              </w:tcPr>
            </w:tcPrChange>
          </w:tcPr>
          <w:p w14:paraId="115CEA31" w14:textId="1BAC2849" w:rsidR="00D14140" w:rsidDel="00990D7E" w:rsidRDefault="00D14140" w:rsidP="00D14140">
            <w:pPr>
              <w:pStyle w:val="oancuaDanhsach"/>
              <w:tabs>
                <w:tab w:val="left" w:pos="780"/>
              </w:tabs>
              <w:ind w:left="0"/>
              <w:rPr>
                <w:ins w:id="2736" w:author="Ngoc Khai Nguyen" w:date="2019-05-29T02:02:00Z"/>
                <w:del w:id="2737" w:author="Ngọc Hiển nguyễn" w:date="2019-07-06T00:21:00Z"/>
              </w:rPr>
            </w:pPr>
            <w:ins w:id="2738" w:author="Ngoc Khai Nguyen" w:date="2019-05-29T02:02:00Z">
              <w:del w:id="2739" w:author="Ngọc Hiển nguyễn" w:date="2019-07-06T00:21:00Z">
                <w:r w:rsidDel="00990D7E">
                  <w:delText>PARAMETERS</w:delText>
                </w:r>
              </w:del>
            </w:ins>
          </w:p>
        </w:tc>
        <w:tc>
          <w:tcPr>
            <w:tcW w:w="2442" w:type="dxa"/>
            <w:vAlign w:val="center"/>
            <w:tcPrChange w:id="2740" w:author="Ngọc Hiển nguyễn" w:date="2019-07-06T00:21:00Z">
              <w:tcPr>
                <w:tcW w:w="1881" w:type="dxa"/>
                <w:gridSpan w:val="2"/>
                <w:vAlign w:val="center"/>
              </w:tcPr>
            </w:tcPrChange>
          </w:tcPr>
          <w:p w14:paraId="3491227B" w14:textId="36922939" w:rsidR="00D14140" w:rsidDel="00990D7E" w:rsidRDefault="00D14140" w:rsidP="00D14140">
            <w:pPr>
              <w:pStyle w:val="oancuaDanhsach"/>
              <w:ind w:left="0"/>
              <w:rPr>
                <w:ins w:id="2741" w:author="Ngoc Khai Nguyen" w:date="2019-05-29T02:02:00Z"/>
                <w:del w:id="2742" w:author="Ngọc Hiển nguyễn" w:date="2019-07-06T00:21:00Z"/>
              </w:rPr>
            </w:pPr>
            <w:ins w:id="2743" w:author="Ngoc Khai Nguyen" w:date="2019-05-29T02:02:00Z">
              <w:del w:id="2744" w:author="Ngọc Hiển nguyễn" w:date="2019-07-06T00:21:00Z">
                <w:r w:rsidDel="00990D7E">
                  <w:delText>ParaId</w:delText>
                </w:r>
              </w:del>
            </w:ins>
          </w:p>
        </w:tc>
        <w:tc>
          <w:tcPr>
            <w:tcW w:w="1751" w:type="dxa"/>
            <w:vAlign w:val="center"/>
            <w:tcPrChange w:id="2745" w:author="Ngọc Hiển nguyễn" w:date="2019-07-06T00:21:00Z">
              <w:tcPr>
                <w:tcW w:w="1410" w:type="dxa"/>
                <w:gridSpan w:val="2"/>
                <w:vAlign w:val="center"/>
              </w:tcPr>
            </w:tcPrChange>
          </w:tcPr>
          <w:p w14:paraId="3EE4A9DE" w14:textId="20444C19" w:rsidR="00D14140" w:rsidDel="00990D7E" w:rsidRDefault="00D14140" w:rsidP="00D14140">
            <w:pPr>
              <w:pStyle w:val="oancuaDanhsach"/>
              <w:ind w:left="0"/>
              <w:rPr>
                <w:ins w:id="2746" w:author="Ngoc Khai Nguyen" w:date="2019-05-29T02:02:00Z"/>
                <w:del w:id="2747" w:author="Ngọc Hiển nguyễn" w:date="2019-07-06T00:21:00Z"/>
              </w:rPr>
            </w:pPr>
            <w:ins w:id="2748" w:author="Ngoc Khai Nguyen" w:date="2019-05-29T02:02:00Z">
              <w:del w:id="2749" w:author="Ngọc Hiển nguyễn" w:date="2019-07-06T00:21:00Z">
                <w:r w:rsidDel="00990D7E">
                  <w:delText>Int</w:delText>
                </w:r>
              </w:del>
            </w:ins>
          </w:p>
        </w:tc>
        <w:tc>
          <w:tcPr>
            <w:tcW w:w="1097" w:type="dxa"/>
            <w:vAlign w:val="center"/>
            <w:tcPrChange w:id="2750" w:author="Ngọc Hiển nguyễn" w:date="2019-07-06T00:21:00Z">
              <w:tcPr>
                <w:tcW w:w="3408" w:type="dxa"/>
                <w:gridSpan w:val="2"/>
                <w:vAlign w:val="center"/>
              </w:tcPr>
            </w:tcPrChange>
          </w:tcPr>
          <w:p w14:paraId="655573AD" w14:textId="6A8B2869" w:rsidR="00D14140" w:rsidDel="00990D7E" w:rsidRDefault="00D14140" w:rsidP="00D14140">
            <w:pPr>
              <w:pStyle w:val="oancuaDanhsach"/>
              <w:ind w:left="0"/>
              <w:rPr>
                <w:ins w:id="2751" w:author="Ngoc Khai Nguyen" w:date="2019-05-29T02:02:00Z"/>
                <w:del w:id="2752" w:author="Ngọc Hiển nguyễn" w:date="2019-07-06T00:21:00Z"/>
              </w:rPr>
            </w:pPr>
            <w:ins w:id="2753" w:author="Ngoc Khai Nguyen" w:date="2019-05-29T02:02:00Z">
              <w:del w:id="2754" w:author="Ngọc Hiển nguyễn" w:date="2019-07-06T00:21:00Z">
                <w:r w:rsidDel="00990D7E">
                  <w:delText>Mã</w:delText>
                </w:r>
              </w:del>
            </w:ins>
            <w:ins w:id="2755" w:author="Ngoc Khai Nguyen" w:date="2019-05-29T02:03:00Z">
              <w:del w:id="2756" w:author="Ngọc Hiển nguyễn" w:date="2019-07-06T00:21:00Z">
                <w:r w:rsidDel="00990D7E">
                  <w:delText xml:space="preserve"> tham số</w:delText>
                </w:r>
              </w:del>
            </w:ins>
          </w:p>
        </w:tc>
      </w:tr>
      <w:tr w:rsidR="00D14140" w:rsidDel="00990D7E" w14:paraId="3777B3E0" w14:textId="26688548" w:rsidTr="00990D7E">
        <w:trPr>
          <w:ins w:id="2757" w:author="Ngoc Khai Nguyen" w:date="2019-05-29T02:02:00Z"/>
          <w:del w:id="2758" w:author="Ngọc Hiển nguyễn" w:date="2019-07-06T00:21:00Z"/>
        </w:trPr>
        <w:tc>
          <w:tcPr>
            <w:tcW w:w="2980" w:type="dxa"/>
            <w:vAlign w:val="center"/>
            <w:tcPrChange w:id="2759" w:author="Ngọc Hiển nguyễn" w:date="2019-07-06T00:21:00Z">
              <w:tcPr>
                <w:tcW w:w="1571" w:type="dxa"/>
                <w:vAlign w:val="center"/>
              </w:tcPr>
            </w:tcPrChange>
          </w:tcPr>
          <w:p w14:paraId="677E0C43" w14:textId="700F8C1C" w:rsidR="00D14140" w:rsidDel="00990D7E" w:rsidRDefault="00D14140" w:rsidP="00D14140">
            <w:pPr>
              <w:pStyle w:val="oancuaDanhsach"/>
              <w:tabs>
                <w:tab w:val="left" w:pos="780"/>
              </w:tabs>
              <w:ind w:left="0"/>
              <w:rPr>
                <w:ins w:id="2760" w:author="Ngoc Khai Nguyen" w:date="2019-05-29T02:02:00Z"/>
                <w:del w:id="2761" w:author="Ngọc Hiển nguyễn" w:date="2019-07-06T00:21:00Z"/>
              </w:rPr>
            </w:pPr>
          </w:p>
        </w:tc>
        <w:tc>
          <w:tcPr>
            <w:tcW w:w="2442" w:type="dxa"/>
            <w:vAlign w:val="center"/>
            <w:tcPrChange w:id="2762" w:author="Ngọc Hiển nguyễn" w:date="2019-07-06T00:21:00Z">
              <w:tcPr>
                <w:tcW w:w="1881" w:type="dxa"/>
                <w:gridSpan w:val="2"/>
                <w:vAlign w:val="center"/>
              </w:tcPr>
            </w:tcPrChange>
          </w:tcPr>
          <w:p w14:paraId="69A95A8D" w14:textId="68124DB9" w:rsidR="00D14140" w:rsidDel="00990D7E" w:rsidRDefault="00E47DE9" w:rsidP="00D14140">
            <w:pPr>
              <w:pStyle w:val="oancuaDanhsach"/>
              <w:ind w:left="0"/>
              <w:rPr>
                <w:ins w:id="2763" w:author="Ngoc Khai Nguyen" w:date="2019-05-29T02:02:00Z"/>
                <w:del w:id="2764" w:author="Ngọc Hiển nguyễn" w:date="2019-07-06T00:21:00Z"/>
              </w:rPr>
            </w:pPr>
            <w:ins w:id="2765" w:author="Ngoc Khai Nguyen" w:date="2019-05-29T02:03:00Z">
              <w:del w:id="2766" w:author="Ngọc Hiển nguyễn" w:date="2019-07-06T00:21:00Z">
                <w:r w:rsidDel="00990D7E">
                  <w:delText>ParaName</w:delText>
                </w:r>
              </w:del>
            </w:ins>
          </w:p>
        </w:tc>
        <w:tc>
          <w:tcPr>
            <w:tcW w:w="1751" w:type="dxa"/>
            <w:vAlign w:val="center"/>
            <w:tcPrChange w:id="2767" w:author="Ngọc Hiển nguyễn" w:date="2019-07-06T00:21:00Z">
              <w:tcPr>
                <w:tcW w:w="1410" w:type="dxa"/>
                <w:gridSpan w:val="2"/>
                <w:vAlign w:val="center"/>
              </w:tcPr>
            </w:tcPrChange>
          </w:tcPr>
          <w:p w14:paraId="2103C8DD" w14:textId="2F226880" w:rsidR="00D14140" w:rsidDel="00990D7E" w:rsidRDefault="00E47DE9" w:rsidP="00D14140">
            <w:pPr>
              <w:pStyle w:val="oancuaDanhsach"/>
              <w:ind w:left="0"/>
              <w:rPr>
                <w:ins w:id="2768" w:author="Ngoc Khai Nguyen" w:date="2019-05-29T02:02:00Z"/>
                <w:del w:id="2769" w:author="Ngọc Hiển nguyễn" w:date="2019-07-06T00:21:00Z"/>
              </w:rPr>
            </w:pPr>
            <w:ins w:id="2770" w:author="Ngoc Khai Nguyen" w:date="2019-05-29T02:03:00Z">
              <w:del w:id="2771" w:author="Ngọc Hiển nguyễn" w:date="2019-07-06T00:21:00Z">
                <w:r w:rsidDel="00990D7E">
                  <w:delText>Nvarchar(50)</w:delText>
                </w:r>
              </w:del>
            </w:ins>
          </w:p>
        </w:tc>
        <w:tc>
          <w:tcPr>
            <w:tcW w:w="1097" w:type="dxa"/>
            <w:vAlign w:val="center"/>
            <w:tcPrChange w:id="2772" w:author="Ngọc Hiển nguyễn" w:date="2019-07-06T00:21:00Z">
              <w:tcPr>
                <w:tcW w:w="3408" w:type="dxa"/>
                <w:gridSpan w:val="2"/>
                <w:vAlign w:val="center"/>
              </w:tcPr>
            </w:tcPrChange>
          </w:tcPr>
          <w:p w14:paraId="293D8082" w14:textId="313DAED2" w:rsidR="00D14140" w:rsidDel="00990D7E" w:rsidRDefault="00E47DE9" w:rsidP="00D14140">
            <w:pPr>
              <w:pStyle w:val="oancuaDanhsach"/>
              <w:ind w:left="0"/>
              <w:rPr>
                <w:ins w:id="2773" w:author="Ngoc Khai Nguyen" w:date="2019-05-29T02:02:00Z"/>
                <w:del w:id="2774" w:author="Ngọc Hiển nguyễn" w:date="2019-07-06T00:21:00Z"/>
              </w:rPr>
            </w:pPr>
            <w:ins w:id="2775" w:author="Ngoc Khai Nguyen" w:date="2019-05-29T02:03:00Z">
              <w:del w:id="2776" w:author="Ngọc Hiển nguyễn" w:date="2019-07-06T00:21:00Z">
                <w:r w:rsidDel="00990D7E">
                  <w:delText>Tên tham số</w:delText>
                </w:r>
              </w:del>
            </w:ins>
          </w:p>
        </w:tc>
      </w:tr>
      <w:tr w:rsidR="00D14140" w:rsidDel="00990D7E" w14:paraId="1655F525" w14:textId="68BF6DF2" w:rsidTr="00990D7E">
        <w:trPr>
          <w:ins w:id="2777" w:author="Ngoc Khai Nguyen" w:date="2019-05-29T02:02:00Z"/>
          <w:del w:id="2778" w:author="Ngọc Hiển nguyễn" w:date="2019-07-06T00:21:00Z"/>
        </w:trPr>
        <w:tc>
          <w:tcPr>
            <w:tcW w:w="2980" w:type="dxa"/>
            <w:vAlign w:val="center"/>
            <w:tcPrChange w:id="2779" w:author="Ngọc Hiển nguyễn" w:date="2019-07-06T00:21:00Z">
              <w:tcPr>
                <w:tcW w:w="1571" w:type="dxa"/>
                <w:vAlign w:val="center"/>
              </w:tcPr>
            </w:tcPrChange>
          </w:tcPr>
          <w:p w14:paraId="2B4A7D53" w14:textId="12CDF094" w:rsidR="00D14140" w:rsidDel="00990D7E" w:rsidRDefault="00D14140" w:rsidP="00D14140">
            <w:pPr>
              <w:pStyle w:val="oancuaDanhsach"/>
              <w:tabs>
                <w:tab w:val="left" w:pos="780"/>
              </w:tabs>
              <w:ind w:left="0"/>
              <w:rPr>
                <w:ins w:id="2780" w:author="Ngoc Khai Nguyen" w:date="2019-05-29T02:02:00Z"/>
                <w:del w:id="2781" w:author="Ngọc Hiển nguyễn" w:date="2019-07-06T00:21:00Z"/>
              </w:rPr>
            </w:pPr>
          </w:p>
        </w:tc>
        <w:tc>
          <w:tcPr>
            <w:tcW w:w="2442" w:type="dxa"/>
            <w:vAlign w:val="center"/>
            <w:tcPrChange w:id="2782" w:author="Ngọc Hiển nguyễn" w:date="2019-07-06T00:21:00Z">
              <w:tcPr>
                <w:tcW w:w="1881" w:type="dxa"/>
                <w:gridSpan w:val="2"/>
                <w:vAlign w:val="center"/>
              </w:tcPr>
            </w:tcPrChange>
          </w:tcPr>
          <w:p w14:paraId="63B6AB0C" w14:textId="0270C48B" w:rsidR="00D14140" w:rsidDel="00990D7E" w:rsidRDefault="00E47DE9" w:rsidP="00D14140">
            <w:pPr>
              <w:pStyle w:val="oancuaDanhsach"/>
              <w:ind w:left="0"/>
              <w:rPr>
                <w:ins w:id="2783" w:author="Ngoc Khai Nguyen" w:date="2019-05-29T02:02:00Z"/>
                <w:del w:id="2784" w:author="Ngọc Hiển nguyễn" w:date="2019-07-06T00:21:00Z"/>
              </w:rPr>
            </w:pPr>
            <w:ins w:id="2785" w:author="Ngoc Khai Nguyen" w:date="2019-05-29T02:03:00Z">
              <w:del w:id="2786" w:author="Ngọc Hiển nguyễn" w:date="2019-07-06T00:21:00Z">
                <w:r w:rsidDel="00990D7E">
                  <w:delText>Value</w:delText>
                </w:r>
              </w:del>
            </w:ins>
          </w:p>
        </w:tc>
        <w:tc>
          <w:tcPr>
            <w:tcW w:w="1751" w:type="dxa"/>
            <w:vAlign w:val="center"/>
            <w:tcPrChange w:id="2787" w:author="Ngọc Hiển nguyễn" w:date="2019-07-06T00:21:00Z">
              <w:tcPr>
                <w:tcW w:w="1410" w:type="dxa"/>
                <w:gridSpan w:val="2"/>
                <w:vAlign w:val="center"/>
              </w:tcPr>
            </w:tcPrChange>
          </w:tcPr>
          <w:p w14:paraId="71CCD9A7" w14:textId="585A549C" w:rsidR="00D14140" w:rsidDel="00990D7E" w:rsidRDefault="00E47DE9" w:rsidP="00D14140">
            <w:pPr>
              <w:pStyle w:val="oancuaDanhsach"/>
              <w:ind w:left="0"/>
              <w:rPr>
                <w:ins w:id="2788" w:author="Ngoc Khai Nguyen" w:date="2019-05-29T02:02:00Z"/>
                <w:del w:id="2789" w:author="Ngọc Hiển nguyễn" w:date="2019-07-06T00:21:00Z"/>
              </w:rPr>
            </w:pPr>
            <w:ins w:id="2790" w:author="Ngoc Khai Nguyen" w:date="2019-05-29T02:03:00Z">
              <w:del w:id="2791" w:author="Ngọc Hiển nguyễn" w:date="2019-07-06T00:21:00Z">
                <w:r w:rsidDel="00990D7E">
                  <w:delText>Int</w:delText>
                </w:r>
              </w:del>
            </w:ins>
          </w:p>
        </w:tc>
        <w:tc>
          <w:tcPr>
            <w:tcW w:w="1097" w:type="dxa"/>
            <w:vAlign w:val="center"/>
            <w:tcPrChange w:id="2792" w:author="Ngọc Hiển nguyễn" w:date="2019-07-06T00:21:00Z">
              <w:tcPr>
                <w:tcW w:w="3408" w:type="dxa"/>
                <w:gridSpan w:val="2"/>
                <w:vAlign w:val="center"/>
              </w:tcPr>
            </w:tcPrChange>
          </w:tcPr>
          <w:p w14:paraId="5AC6C3E4" w14:textId="697280AD" w:rsidR="00D14140" w:rsidDel="00990D7E" w:rsidRDefault="00E47DE9" w:rsidP="00D14140">
            <w:pPr>
              <w:pStyle w:val="oancuaDanhsach"/>
              <w:ind w:left="0"/>
              <w:rPr>
                <w:ins w:id="2793" w:author="Ngoc Khai Nguyen" w:date="2019-05-29T02:02:00Z"/>
                <w:del w:id="2794" w:author="Ngọc Hiển nguyễn" w:date="2019-07-06T00:21:00Z"/>
              </w:rPr>
            </w:pPr>
            <w:ins w:id="2795" w:author="Ngoc Khai Nguyen" w:date="2019-05-29T02:03:00Z">
              <w:del w:id="2796" w:author="Ngọc Hiển nguyễn" w:date="2019-07-06T00:21:00Z">
                <w:r w:rsidDel="00990D7E">
                  <w:delText>Giá trị tham số</w:delText>
                </w:r>
              </w:del>
            </w:ins>
          </w:p>
        </w:tc>
      </w:tr>
    </w:tbl>
    <w:p w14:paraId="054AC07D" w14:textId="28F7A899" w:rsidR="00963EA9" w:rsidDel="00990D7E" w:rsidRDefault="00B9734C">
      <w:pPr>
        <w:rPr>
          <w:ins w:id="2797" w:author="Ngoc Khai Nguyen" w:date="2019-05-28T20:20:00Z"/>
          <w:del w:id="2798" w:author="Ngọc Hiển nguyễn" w:date="2019-07-06T00:22:00Z"/>
        </w:rPr>
        <w:pPrChange w:id="2799" w:author="Ngoc Khai Nguyen" w:date="2019-05-29T01:43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800" w:author="Ngoc Khai Nguyen" w:date="2019-05-29T01:43:00Z">
        <w:r>
          <w:tab/>
        </w:r>
        <w:r>
          <w:tab/>
        </w:r>
      </w:ins>
    </w:p>
    <w:p w14:paraId="6D8BABDE" w14:textId="77777777" w:rsidR="00C53CB9" w:rsidRDefault="00C53CB9" w:rsidP="00990D7E">
      <w:pPr>
        <w:rPr>
          <w:ins w:id="2801" w:author="Hoan Ng" w:date="2017-03-20T21:26:00Z"/>
        </w:rPr>
        <w:pPrChange w:id="2802" w:author="Ngọc Hiển nguyễn" w:date="2019-07-06T00:22:00Z">
          <w:pPr>
            <w:pStyle w:val="oancuaDanhsach"/>
            <w:numPr>
              <w:numId w:val="4"/>
            </w:numPr>
            <w:ind w:hanging="360"/>
          </w:pPr>
        </w:pPrChange>
      </w:pPr>
    </w:p>
    <w:p w14:paraId="7AF34D01" w14:textId="2AB9C451" w:rsidR="00E62EE1" w:rsidDel="00990D7E" w:rsidRDefault="00E62EE1">
      <w:pPr>
        <w:pStyle w:val="oancuaDanhsach"/>
        <w:numPr>
          <w:ilvl w:val="1"/>
          <w:numId w:val="4"/>
        </w:numPr>
        <w:rPr>
          <w:ins w:id="2803" w:author="Ngoc Khai Nguyen" w:date="2019-07-05T23:07:00Z"/>
          <w:del w:id="2804" w:author="Ngọc Hiển nguyễn" w:date="2019-07-06T00:22:00Z"/>
        </w:rPr>
      </w:pPr>
      <w:ins w:id="2805" w:author="Hoan Ng" w:date="2017-03-20T21:26:00Z">
        <w:r>
          <w:t xml:space="preserve"> </w:t>
        </w:r>
        <w:proofErr w:type="spellStart"/>
        <w:r>
          <w:t>Khóa</w:t>
        </w:r>
        <w:proofErr w:type="spellEnd"/>
        <w:r>
          <w:t xml:space="preserve"> &amp; </w:t>
        </w:r>
      </w:ins>
      <w:ins w:id="2806" w:author="Hoan Ng" w:date="2017-03-20T21:27:00Z">
        <w:r>
          <w:t>rang</w:t>
        </w:r>
      </w:ins>
      <w:ins w:id="2807" w:author="Hoan Ng" w:date="2017-03-20T21:26:00Z">
        <w:r>
          <w:t xml:space="preserve"> </w:t>
        </w:r>
      </w:ins>
      <w:proofErr w:type="spellStart"/>
      <w:ins w:id="2808" w:author="Hoan Ng" w:date="2017-03-20T21:27:00Z">
        <w:r>
          <w:t>buộc</w:t>
        </w:r>
        <w:proofErr w:type="spellEnd"/>
        <w:r>
          <w:t xml:space="preserve"> </w:t>
        </w:r>
        <w:proofErr w:type="spellStart"/>
        <w:r>
          <w:t>toàn</w:t>
        </w:r>
        <w:proofErr w:type="spellEnd"/>
        <w:r>
          <w:t xml:space="preserve"> </w:t>
        </w:r>
        <w:proofErr w:type="spellStart"/>
        <w:proofErr w:type="gramStart"/>
        <w:r>
          <w:t>vẹ</w:t>
        </w:r>
      </w:ins>
      <w:ins w:id="2809" w:author="Ngọc Hiển nguyễn" w:date="2019-07-06T00:22:00Z">
        <w:r w:rsidR="00990D7E">
          <w:t>n</w:t>
        </w:r>
        <w:proofErr w:type="spellEnd"/>
        <w:r w:rsidR="00990D7E">
          <w:t xml:space="preserve"> :</w:t>
        </w:r>
      </w:ins>
      <w:proofErr w:type="gramEnd"/>
      <w:ins w:id="2810" w:author="Hoan Ng" w:date="2017-03-20T21:27:00Z">
        <w:del w:id="2811" w:author="Ngọc Hiển nguyễn" w:date="2019-07-06T00:22:00Z">
          <w:r w:rsidDel="00990D7E">
            <w:delText>n</w:delText>
          </w:r>
        </w:del>
      </w:ins>
      <w:ins w:id="2812" w:author="Ngoc Khai Nguyen" w:date="2019-05-29T01:28:00Z">
        <w:del w:id="2813" w:author="Ngọc Hiển nguyễn" w:date="2019-07-06T00:22:00Z">
          <w:r w:rsidR="001000CE" w:rsidDel="00990D7E">
            <w:delText>:</w:delText>
          </w:r>
        </w:del>
      </w:ins>
    </w:p>
    <w:p w14:paraId="58AE1E49" w14:textId="184C8F4F" w:rsidR="00BD19A7" w:rsidDel="00990D7E" w:rsidRDefault="00BD19A7" w:rsidP="00990D7E">
      <w:pPr>
        <w:pStyle w:val="oancuaDanhsach"/>
        <w:numPr>
          <w:ilvl w:val="1"/>
          <w:numId w:val="4"/>
        </w:numPr>
        <w:rPr>
          <w:ins w:id="2814" w:author="Ngoc Khai Nguyen" w:date="2019-07-05T23:07:00Z"/>
          <w:del w:id="2815" w:author="Ngọc Hiển nguyễn" w:date="2019-07-06T00:22:00Z"/>
        </w:rPr>
        <w:pPrChange w:id="2816" w:author="Ngọc Hiển nguyễn" w:date="2019-07-06T00:22:00Z">
          <w:pPr>
            <w:pStyle w:val="oancuaDanhsach"/>
            <w:ind w:left="1080"/>
          </w:pPr>
        </w:pPrChange>
      </w:pPr>
    </w:p>
    <w:p w14:paraId="4C227D40" w14:textId="622BD8E3" w:rsidR="00BD19A7" w:rsidRDefault="00BD19A7" w:rsidP="00990D7E">
      <w:pPr>
        <w:pStyle w:val="oancuaDanhsach"/>
        <w:numPr>
          <w:ilvl w:val="1"/>
          <w:numId w:val="4"/>
        </w:numPr>
        <w:rPr>
          <w:ins w:id="2817" w:author="Ngoc Khai Nguyen" w:date="2019-07-05T23:07:00Z"/>
        </w:rPr>
        <w:pPrChange w:id="2818" w:author="Ngọc Hiển nguyễn" w:date="2019-07-06T00:22:00Z">
          <w:pPr>
            <w:pStyle w:val="oancuaDanhsach"/>
            <w:ind w:left="1080"/>
          </w:pPr>
        </w:pPrChange>
      </w:pPr>
    </w:p>
    <w:p w14:paraId="472C7819" w14:textId="77777777" w:rsidR="00BD19A7" w:rsidRDefault="00BD19A7">
      <w:pPr>
        <w:pStyle w:val="oancuaDanhsach"/>
        <w:ind w:left="1080"/>
        <w:rPr>
          <w:ins w:id="2819" w:author="Hoan Ng" w:date="2017-03-20T21:28:00Z"/>
        </w:rPr>
        <w:pPrChange w:id="2820" w:author="Ngoc Khai Nguyen" w:date="2019-07-05T23:07:00Z">
          <w:pPr>
            <w:pStyle w:val="oancuaDanhsach"/>
            <w:numPr>
              <w:numId w:val="4"/>
            </w:numPr>
            <w:ind w:hanging="360"/>
          </w:pPr>
        </w:pPrChange>
      </w:pPr>
    </w:p>
    <w:p w14:paraId="3CF0F2A3" w14:textId="739B300B" w:rsidR="00E62EE1" w:rsidRDefault="00E62EE1">
      <w:pPr>
        <w:pStyle w:val="oancuaDanhsach"/>
        <w:numPr>
          <w:ilvl w:val="1"/>
          <w:numId w:val="4"/>
        </w:numPr>
        <w:rPr>
          <w:ins w:id="2821" w:author="Ngọc Hiển nguyễn" w:date="2019-07-06T00:22:00Z"/>
        </w:rPr>
      </w:pPr>
      <w:proofErr w:type="spellStart"/>
      <w:ins w:id="2822" w:author="Hoan Ng" w:date="2017-03-20T21:28:00Z">
        <w:r>
          <w:t>Thiết</w:t>
        </w:r>
        <w:proofErr w:type="spellEnd"/>
        <w:r>
          <w:t xml:space="preserve"> </w:t>
        </w:r>
        <w:proofErr w:type="spellStart"/>
        <w:r>
          <w:t>kế</w:t>
        </w:r>
        <w:proofErr w:type="spellEnd"/>
        <w:r>
          <w:t xml:space="preserve"> </w:t>
        </w:r>
        <w:proofErr w:type="spellStart"/>
        <w:r>
          <w:t>dữ</w:t>
        </w:r>
        <w:proofErr w:type="spellEnd"/>
        <w:r>
          <w:t xml:space="preserve"> </w:t>
        </w:r>
        <w:proofErr w:type="spellStart"/>
        <w:r>
          <w:t>liệu</w:t>
        </w:r>
        <w:proofErr w:type="spellEnd"/>
        <w:r>
          <w:t xml:space="preserve"> </w:t>
        </w:r>
        <w:proofErr w:type="spellStart"/>
        <w:r>
          <w:t>mức</w:t>
        </w:r>
        <w:proofErr w:type="spellEnd"/>
        <w:r>
          <w:t xml:space="preserve"> </w:t>
        </w:r>
        <w:proofErr w:type="spellStart"/>
        <w:r>
          <w:t>vật</w:t>
        </w:r>
        <w:proofErr w:type="spellEnd"/>
        <w:r>
          <w:t xml:space="preserve"> </w:t>
        </w:r>
        <w:proofErr w:type="spellStart"/>
        <w:r>
          <w:t>lý</w:t>
        </w:r>
      </w:ins>
      <w:proofErr w:type="spellEnd"/>
      <w:ins w:id="2823" w:author="Ngoc Khai Nguyen" w:date="2019-05-29T01:28:00Z">
        <w:r w:rsidR="001000CE">
          <w:t>:</w:t>
        </w:r>
      </w:ins>
    </w:p>
    <w:p w14:paraId="238EF861" w14:textId="3EDB67BF" w:rsidR="00990D7E" w:rsidRDefault="00990D7E" w:rsidP="00990D7E">
      <w:pPr>
        <w:pStyle w:val="oancuaDanhsach"/>
        <w:rPr>
          <w:ins w:id="2824" w:author="Ngọc Hiển nguyễn" w:date="2019-07-06T00:22:00Z"/>
        </w:rPr>
      </w:pPr>
    </w:p>
    <w:p w14:paraId="0227E14F" w14:textId="4EFB3BC9" w:rsidR="00990D7E" w:rsidRDefault="00990D7E" w:rsidP="00990D7E">
      <w:pPr>
        <w:pStyle w:val="oancuaDanhsach"/>
        <w:rPr>
          <w:ins w:id="2825" w:author="Ngọc Hiển nguyễn" w:date="2019-07-06T00:22:00Z"/>
        </w:rPr>
      </w:pPr>
    </w:p>
    <w:p w14:paraId="17316EAF" w14:textId="5E6FDFD4" w:rsidR="00990D7E" w:rsidRDefault="00990D7E" w:rsidP="00990D7E">
      <w:pPr>
        <w:pStyle w:val="oancuaDanhsach"/>
        <w:rPr>
          <w:ins w:id="2826" w:author="Ngọc Hiển nguyễn" w:date="2019-07-06T00:22:00Z"/>
        </w:rPr>
      </w:pPr>
    </w:p>
    <w:p w14:paraId="04EAA0F6" w14:textId="382DA1C8" w:rsidR="00990D7E" w:rsidRDefault="00990D7E" w:rsidP="00990D7E">
      <w:pPr>
        <w:pStyle w:val="oancuaDanhsach"/>
        <w:rPr>
          <w:ins w:id="2827" w:author="Ngọc Hiển nguyễn" w:date="2019-07-06T00:22:00Z"/>
        </w:rPr>
      </w:pPr>
    </w:p>
    <w:p w14:paraId="49A45A23" w14:textId="4122BA72" w:rsidR="00990D7E" w:rsidRDefault="00990D7E" w:rsidP="00990D7E">
      <w:pPr>
        <w:pStyle w:val="oancuaDanhsach"/>
        <w:rPr>
          <w:ins w:id="2828" w:author="Ngọc Hiển nguyễn" w:date="2019-07-06T00:22:00Z"/>
        </w:rPr>
      </w:pPr>
    </w:p>
    <w:p w14:paraId="6C57770F" w14:textId="77777777" w:rsidR="00990D7E" w:rsidRPr="007E56BA" w:rsidRDefault="00990D7E" w:rsidP="00990D7E">
      <w:pPr>
        <w:pStyle w:val="oancuaDanhsach"/>
        <w:pPrChange w:id="2829" w:author="Ngọc Hiển nguyễn" w:date="2019-07-06T00:22:00Z">
          <w:pPr>
            <w:pStyle w:val="oancuaDanhsach"/>
            <w:numPr>
              <w:numId w:val="4"/>
            </w:numPr>
            <w:ind w:hanging="360"/>
          </w:pPr>
        </w:pPrChange>
      </w:pPr>
    </w:p>
    <w:p w14:paraId="49308080" w14:textId="26E70110" w:rsidR="007E56BA" w:rsidDel="008967CF" w:rsidRDefault="007E56BA" w:rsidP="007E56BA">
      <w:pPr>
        <w:pStyle w:val="oancuaDanhsach"/>
        <w:numPr>
          <w:ilvl w:val="0"/>
          <w:numId w:val="4"/>
        </w:numPr>
        <w:rPr>
          <w:ins w:id="2830" w:author="Hoan Ng" w:date="2017-03-20T21:24:00Z"/>
          <w:del w:id="2831" w:author="Hoan Nguyễn Công" w:date="2019-03-26T07:52:00Z"/>
        </w:rPr>
      </w:pPr>
      <w:del w:id="2832" w:author="Hoan Nguyễn Công" w:date="2019-03-26T07:52:00Z">
        <w:r w:rsidRPr="007E56BA" w:rsidDel="008967CF">
          <w:lastRenderedPageBreak/>
          <w:delText>Thiết kế kiến trúc</w:delText>
        </w:r>
      </w:del>
    </w:p>
    <w:p w14:paraId="78403908" w14:textId="53F1B8E8" w:rsidR="00E62EE1" w:rsidDel="008967CF" w:rsidRDefault="00E62EE1">
      <w:pPr>
        <w:pStyle w:val="oancuaDanhsach"/>
        <w:numPr>
          <w:ilvl w:val="1"/>
          <w:numId w:val="4"/>
        </w:numPr>
        <w:rPr>
          <w:ins w:id="2833" w:author="Hoan Ng" w:date="2017-03-20T21:24:00Z"/>
          <w:del w:id="2834" w:author="Hoan Nguyễn Công" w:date="2019-03-26T07:52:00Z"/>
        </w:rPr>
        <w:pPrChange w:id="2835" w:author="Hoan Ng" w:date="2017-03-20T21:24:00Z">
          <w:pPr>
            <w:pStyle w:val="oancuaDanhsach"/>
            <w:numPr>
              <w:numId w:val="4"/>
            </w:numPr>
            <w:ind w:hanging="360"/>
          </w:pPr>
        </w:pPrChange>
      </w:pPr>
      <w:ins w:id="2836" w:author="Hoan Ng" w:date="2017-03-20T21:24:00Z">
        <w:del w:id="2837" w:author="Hoan Nguyễn Công" w:date="2019-03-26T07:52:00Z">
          <w:r w:rsidDel="008967CF">
            <w:delText>Mô hỉnh tổng thể kiến trúc</w:delText>
          </w:r>
        </w:del>
      </w:ins>
    </w:p>
    <w:p w14:paraId="386849C4" w14:textId="33BB0631" w:rsidR="00E62EE1" w:rsidDel="008967CF" w:rsidRDefault="00E62EE1">
      <w:pPr>
        <w:pStyle w:val="oancuaDanhsach"/>
        <w:numPr>
          <w:ilvl w:val="1"/>
          <w:numId w:val="4"/>
        </w:numPr>
        <w:rPr>
          <w:ins w:id="2838" w:author="Hoan Ng" w:date="2017-03-20T21:24:00Z"/>
          <w:del w:id="2839" w:author="Hoan Nguyễn Công" w:date="2019-03-26T07:52:00Z"/>
        </w:rPr>
        <w:pPrChange w:id="2840" w:author="Hoan Ng" w:date="2017-03-20T21:24:00Z">
          <w:pPr>
            <w:pStyle w:val="oancuaDanhsach"/>
            <w:numPr>
              <w:numId w:val="4"/>
            </w:numPr>
            <w:ind w:hanging="360"/>
          </w:pPr>
        </w:pPrChange>
      </w:pPr>
      <w:ins w:id="2841" w:author="Hoan Ng" w:date="2017-03-20T21:24:00Z">
        <w:del w:id="2842" w:author="Hoan Nguyễn Công" w:date="2019-03-26T07:52:00Z">
          <w:r w:rsidDel="008967CF">
            <w:delText xml:space="preserve"> Danh sách các componet/Package</w:delText>
          </w:r>
        </w:del>
      </w:ins>
    </w:p>
    <w:p w14:paraId="31FA8814" w14:textId="1B837816" w:rsidR="00E62EE1" w:rsidDel="008967CF" w:rsidRDefault="00E62EE1">
      <w:pPr>
        <w:pStyle w:val="oancuaDanhsach"/>
        <w:numPr>
          <w:ilvl w:val="1"/>
          <w:numId w:val="4"/>
        </w:numPr>
        <w:rPr>
          <w:ins w:id="2843" w:author="Hoan Ng" w:date="2017-03-20T21:24:00Z"/>
          <w:del w:id="2844" w:author="Hoan Nguyễn Công" w:date="2019-03-26T07:52:00Z"/>
        </w:rPr>
        <w:pPrChange w:id="2845" w:author="Hoan Ng" w:date="2017-03-20T21:24:00Z">
          <w:pPr>
            <w:pStyle w:val="oancuaDanhsach"/>
            <w:numPr>
              <w:numId w:val="4"/>
            </w:numPr>
            <w:ind w:hanging="360"/>
          </w:pPr>
        </w:pPrChange>
      </w:pPr>
      <w:ins w:id="2846" w:author="Hoan Ng" w:date="2017-03-20T21:25:00Z">
        <w:del w:id="2847" w:author="Hoan Nguyễn Công" w:date="2019-03-26T07:52:00Z">
          <w:r w:rsidDel="008967CF">
            <w:delText xml:space="preserve"> Giải thích tương tác/giao tiếp giữa các components</w:delText>
          </w:r>
        </w:del>
      </w:ins>
    </w:p>
    <w:p w14:paraId="53E57751" w14:textId="7230D7AE" w:rsidR="00E62EE1" w:rsidRPr="007E56BA" w:rsidDel="008967CF" w:rsidRDefault="00E62EE1" w:rsidP="007E56BA">
      <w:pPr>
        <w:pStyle w:val="oancuaDanhsach"/>
        <w:numPr>
          <w:ilvl w:val="0"/>
          <w:numId w:val="4"/>
        </w:numPr>
        <w:rPr>
          <w:del w:id="2848" w:author="Hoan Nguyễn Công" w:date="2019-03-26T07:52:00Z"/>
        </w:rPr>
      </w:pPr>
    </w:p>
    <w:p w14:paraId="64BE845E" w14:textId="77777777" w:rsidR="007E56BA" w:rsidRDefault="007E56BA" w:rsidP="007E56BA">
      <w:pPr>
        <w:rPr>
          <w:b/>
        </w:rPr>
      </w:pPr>
      <w:proofErr w:type="spellStart"/>
      <w:r>
        <w:rPr>
          <w:b/>
        </w:rPr>
        <w:t>Chương</w:t>
      </w:r>
      <w:proofErr w:type="spellEnd"/>
      <w:r>
        <w:rPr>
          <w:b/>
        </w:rPr>
        <w:t xml:space="preserve"> 4: </w:t>
      </w:r>
      <w:proofErr w:type="spellStart"/>
      <w:r>
        <w:rPr>
          <w:b/>
        </w:rPr>
        <w:t>Cài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đặt</w:t>
      </w:r>
      <w:proofErr w:type="spellEnd"/>
    </w:p>
    <w:p w14:paraId="7BE8EA21" w14:textId="005B91CC" w:rsidR="007E56BA" w:rsidRDefault="007E56BA" w:rsidP="007E56BA">
      <w:pPr>
        <w:pStyle w:val="oancuaDanhsach"/>
        <w:numPr>
          <w:ilvl w:val="0"/>
          <w:numId w:val="5"/>
        </w:numPr>
        <w:rPr>
          <w:ins w:id="2849" w:author="Ngoc Khai Nguyen" w:date="2019-07-05T23:09:00Z"/>
        </w:rPr>
      </w:pPr>
      <w:proofErr w:type="spellStart"/>
      <w:r w:rsidRPr="007E56BA">
        <w:t>Công</w:t>
      </w:r>
      <w:proofErr w:type="spellEnd"/>
      <w:r w:rsidRPr="007E56BA">
        <w:t xml:space="preserve"> </w:t>
      </w:r>
      <w:proofErr w:type="spellStart"/>
      <w:r w:rsidRPr="007E56BA">
        <w:t>nghệ</w:t>
      </w:r>
      <w:proofErr w:type="spellEnd"/>
      <w:r w:rsidRPr="007E56BA">
        <w:t xml:space="preserve"> </w:t>
      </w:r>
      <w:proofErr w:type="spellStart"/>
      <w:r w:rsidRPr="007E56BA">
        <w:t>sử</w:t>
      </w:r>
      <w:proofErr w:type="spellEnd"/>
      <w:r w:rsidRPr="007E56BA">
        <w:t xml:space="preserve"> </w:t>
      </w:r>
      <w:proofErr w:type="spellStart"/>
      <w:r w:rsidRPr="007E56BA">
        <w:t>dụng</w:t>
      </w:r>
      <w:proofErr w:type="spellEnd"/>
      <w:ins w:id="2850" w:author="Ngoc Khai Nguyen" w:date="2019-07-05T23:09:00Z">
        <w:r w:rsidR="00BD19A7">
          <w:t>:</w:t>
        </w:r>
      </w:ins>
    </w:p>
    <w:p w14:paraId="53F5022B" w14:textId="2672E47D" w:rsidR="00BD19A7" w:rsidRDefault="00BD19A7">
      <w:pPr>
        <w:pStyle w:val="oancuaDanhsach"/>
        <w:numPr>
          <w:ilvl w:val="0"/>
          <w:numId w:val="17"/>
        </w:numPr>
        <w:rPr>
          <w:ins w:id="2851" w:author="Ngoc Khai Nguyen" w:date="2019-07-05T23:09:00Z"/>
        </w:rPr>
        <w:pPrChange w:id="2852" w:author="Ngoc Khai Nguyen" w:date="2019-07-05T23:10:00Z">
          <w:pPr>
            <w:pStyle w:val="oancuaDanhsach"/>
          </w:pPr>
        </w:pPrChange>
      </w:pPr>
      <w:proofErr w:type="spellStart"/>
      <w:ins w:id="2853" w:author="Ngoc Khai Nguyen" w:date="2019-07-05T23:09:00Z">
        <w:r>
          <w:t>JavaFx</w:t>
        </w:r>
        <w:proofErr w:type="spellEnd"/>
      </w:ins>
    </w:p>
    <w:p w14:paraId="20B4649B" w14:textId="18CE404E" w:rsidR="00BD19A7" w:rsidRDefault="00BD19A7">
      <w:pPr>
        <w:pStyle w:val="oancuaDanhsach"/>
        <w:numPr>
          <w:ilvl w:val="0"/>
          <w:numId w:val="17"/>
        </w:numPr>
        <w:rPr>
          <w:ins w:id="2854" w:author="Ngoc Khai Nguyen" w:date="2019-07-05T23:09:00Z"/>
        </w:rPr>
        <w:pPrChange w:id="2855" w:author="Ngoc Khai Nguyen" w:date="2019-07-05T23:10:00Z">
          <w:pPr>
            <w:pStyle w:val="oancuaDanhsach"/>
          </w:pPr>
        </w:pPrChange>
      </w:pPr>
      <w:ins w:id="2856" w:author="Ngoc Khai Nguyen" w:date="2019-07-05T23:09:00Z">
        <w:r>
          <w:t>SQL server</w:t>
        </w:r>
      </w:ins>
    </w:p>
    <w:p w14:paraId="656618B2" w14:textId="77777777" w:rsidR="00BD19A7" w:rsidRPr="007E56BA" w:rsidRDefault="00BD19A7">
      <w:pPr>
        <w:pStyle w:val="oancuaDanhsach"/>
        <w:pPrChange w:id="2857" w:author="Ngoc Khai Nguyen" w:date="2019-07-05T23:09:00Z">
          <w:pPr>
            <w:pStyle w:val="oancuaDanhsach"/>
            <w:numPr>
              <w:numId w:val="5"/>
            </w:numPr>
            <w:ind w:hanging="360"/>
          </w:pPr>
        </w:pPrChange>
      </w:pPr>
    </w:p>
    <w:p w14:paraId="316AE7FA" w14:textId="108C8B24" w:rsidR="007E56BA" w:rsidRDefault="007E56BA" w:rsidP="007E56BA">
      <w:pPr>
        <w:pStyle w:val="oancuaDanhsach"/>
        <w:numPr>
          <w:ilvl w:val="0"/>
          <w:numId w:val="5"/>
        </w:numPr>
        <w:rPr>
          <w:ins w:id="2858" w:author="Ngoc Khai Nguyen" w:date="2019-07-05T23:10:00Z"/>
        </w:rPr>
      </w:pPr>
      <w:proofErr w:type="spellStart"/>
      <w:r w:rsidRPr="007E56BA">
        <w:t>Vấn</w:t>
      </w:r>
      <w:proofErr w:type="spellEnd"/>
      <w:r w:rsidRPr="007E56BA">
        <w:t xml:space="preserve"> </w:t>
      </w:r>
      <w:proofErr w:type="spellStart"/>
      <w:r w:rsidRPr="007E56BA">
        <w:t>đề</w:t>
      </w:r>
      <w:proofErr w:type="spellEnd"/>
      <w:r w:rsidRPr="007E56BA">
        <w:t xml:space="preserve"> </w:t>
      </w:r>
      <w:proofErr w:type="spellStart"/>
      <w:r w:rsidRPr="007E56BA">
        <w:t>khi</w:t>
      </w:r>
      <w:proofErr w:type="spellEnd"/>
      <w:r w:rsidRPr="007E56BA">
        <w:t xml:space="preserve"> </w:t>
      </w:r>
      <w:proofErr w:type="spellStart"/>
      <w:r w:rsidRPr="007E56BA">
        <w:t>cài</w:t>
      </w:r>
      <w:proofErr w:type="spellEnd"/>
      <w:r w:rsidRPr="007E56BA">
        <w:t xml:space="preserve"> </w:t>
      </w:r>
      <w:proofErr w:type="spellStart"/>
      <w:r w:rsidRPr="007E56BA">
        <w:t>đặt</w:t>
      </w:r>
      <w:proofErr w:type="spellEnd"/>
    </w:p>
    <w:p w14:paraId="7AC28D36" w14:textId="77777777" w:rsidR="00C62B4E" w:rsidRPr="007E56BA" w:rsidRDefault="00C62B4E">
      <w:pPr>
        <w:pStyle w:val="oancuaDanhsach"/>
        <w:numPr>
          <w:ilvl w:val="0"/>
          <w:numId w:val="18"/>
        </w:numPr>
        <w:pPrChange w:id="2859" w:author="Ngoc Khai Nguyen" w:date="2019-07-05T23:10:00Z">
          <w:pPr>
            <w:pStyle w:val="oancuaDanhsach"/>
            <w:numPr>
              <w:numId w:val="5"/>
            </w:numPr>
            <w:ind w:hanging="360"/>
          </w:pPr>
        </w:pPrChange>
      </w:pPr>
    </w:p>
    <w:p w14:paraId="6D52428D" w14:textId="548F0E3D" w:rsidR="007E56BA" w:rsidRDefault="007E56BA" w:rsidP="007E56BA">
      <w:pPr>
        <w:pStyle w:val="oancuaDanhsach"/>
        <w:numPr>
          <w:ilvl w:val="0"/>
          <w:numId w:val="5"/>
        </w:numPr>
        <w:rPr>
          <w:ins w:id="2860" w:author="Ngoc Khai Nguyen" w:date="2019-07-05T23:11:00Z"/>
        </w:rPr>
      </w:pPr>
      <w:proofErr w:type="spellStart"/>
      <w:r w:rsidRPr="007E56BA">
        <w:t>Mô</w:t>
      </w:r>
      <w:proofErr w:type="spellEnd"/>
      <w:r w:rsidRPr="007E56BA">
        <w:t xml:space="preserve"> </w:t>
      </w:r>
      <w:proofErr w:type="spellStart"/>
      <w:r w:rsidRPr="007E56BA">
        <w:t>tả</w:t>
      </w:r>
      <w:proofErr w:type="spellEnd"/>
      <w:r w:rsidRPr="007E56BA">
        <w:t xml:space="preserve"> </w:t>
      </w:r>
      <w:proofErr w:type="spellStart"/>
      <w:r w:rsidRPr="007E56BA">
        <w:t>giải</w:t>
      </w:r>
      <w:proofErr w:type="spellEnd"/>
      <w:r w:rsidRPr="007E56BA">
        <w:t xml:space="preserve"> </w:t>
      </w:r>
      <w:proofErr w:type="spellStart"/>
      <w:r w:rsidRPr="007E56BA">
        <w:t>pháp</w:t>
      </w:r>
      <w:proofErr w:type="spellEnd"/>
      <w:r w:rsidRPr="007E56BA">
        <w:t xml:space="preserve"> &amp; </w:t>
      </w:r>
      <w:proofErr w:type="spellStart"/>
      <w:r w:rsidRPr="007E56BA">
        <w:t>kỹ</w:t>
      </w:r>
      <w:proofErr w:type="spellEnd"/>
      <w:r w:rsidRPr="007E56BA">
        <w:t xml:space="preserve"> </w:t>
      </w:r>
      <w:proofErr w:type="spellStart"/>
      <w:r w:rsidRPr="007E56BA">
        <w:t>thuật</w:t>
      </w:r>
      <w:proofErr w:type="spellEnd"/>
      <w:ins w:id="2861" w:author="Ngoc Khai Nguyen" w:date="2019-07-05T23:11:00Z">
        <w:r w:rsidR="00C62B4E">
          <w:t>:</w:t>
        </w:r>
      </w:ins>
    </w:p>
    <w:p w14:paraId="0F221E31" w14:textId="77777777" w:rsidR="00C62B4E" w:rsidRPr="007E56BA" w:rsidRDefault="00C62B4E">
      <w:pPr>
        <w:pStyle w:val="oancuaDanhsach"/>
        <w:numPr>
          <w:ilvl w:val="0"/>
          <w:numId w:val="18"/>
        </w:numPr>
        <w:pPrChange w:id="2862" w:author="Ngoc Khai Nguyen" w:date="2019-07-05T23:11:00Z">
          <w:pPr>
            <w:pStyle w:val="oancuaDanhsach"/>
            <w:numPr>
              <w:numId w:val="5"/>
            </w:numPr>
            <w:ind w:hanging="360"/>
          </w:pPr>
        </w:pPrChange>
      </w:pPr>
    </w:p>
    <w:p w14:paraId="07D0082C" w14:textId="77777777" w:rsidR="007E56BA" w:rsidRDefault="007E56BA" w:rsidP="007E56BA">
      <w:pPr>
        <w:rPr>
          <w:b/>
        </w:rPr>
      </w:pPr>
      <w:proofErr w:type="spellStart"/>
      <w:r>
        <w:rPr>
          <w:b/>
        </w:rPr>
        <w:t>Chương</w:t>
      </w:r>
      <w:proofErr w:type="spellEnd"/>
      <w:r>
        <w:rPr>
          <w:b/>
        </w:rPr>
        <w:t xml:space="preserve"> 5: </w:t>
      </w:r>
      <w:proofErr w:type="spellStart"/>
      <w:r>
        <w:rPr>
          <w:b/>
        </w:rPr>
        <w:t>Kiểm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thử</w:t>
      </w:r>
      <w:proofErr w:type="spellEnd"/>
    </w:p>
    <w:p w14:paraId="52D637A8" w14:textId="77777777" w:rsidR="007E56BA" w:rsidRDefault="007E56BA" w:rsidP="007E56BA">
      <w:pPr>
        <w:rPr>
          <w:b/>
        </w:rPr>
      </w:pPr>
      <w:proofErr w:type="spellStart"/>
      <w:r>
        <w:rPr>
          <w:b/>
        </w:rPr>
        <w:t>Chương</w:t>
      </w:r>
      <w:proofErr w:type="spellEnd"/>
      <w:r>
        <w:rPr>
          <w:b/>
        </w:rPr>
        <w:t xml:space="preserve"> 6: </w:t>
      </w:r>
      <w:proofErr w:type="spellStart"/>
      <w:r>
        <w:rPr>
          <w:b/>
        </w:rPr>
        <w:t>Kết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luận</w:t>
      </w:r>
      <w:proofErr w:type="spellEnd"/>
    </w:p>
    <w:p w14:paraId="7F22004B" w14:textId="77777777" w:rsidR="007E56BA" w:rsidRDefault="007E56BA" w:rsidP="007E56BA">
      <w:proofErr w:type="spellStart"/>
      <w:r>
        <w:rPr>
          <w:b/>
        </w:rPr>
        <w:t>Tài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liệu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khảo</w:t>
      </w:r>
      <w:proofErr w:type="spellEnd"/>
    </w:p>
    <w:sectPr w:rsidR="007E56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Ntimes new roman">
    <w:altName w:val="Courier New"/>
    <w:charset w:val="00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13063"/>
    <w:multiLevelType w:val="hybridMultilevel"/>
    <w:tmpl w:val="EB6C3EA8"/>
    <w:lvl w:ilvl="0" w:tplc="8CA4DB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81298"/>
    <w:multiLevelType w:val="hybridMultilevel"/>
    <w:tmpl w:val="55D8C3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5207E4"/>
    <w:multiLevelType w:val="hybridMultilevel"/>
    <w:tmpl w:val="B3344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D77829"/>
    <w:multiLevelType w:val="hybridMultilevel"/>
    <w:tmpl w:val="016279AE"/>
    <w:lvl w:ilvl="0" w:tplc="94CA9BD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8934A4"/>
    <w:multiLevelType w:val="hybridMultilevel"/>
    <w:tmpl w:val="362CA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392D1A"/>
    <w:multiLevelType w:val="multilevel"/>
    <w:tmpl w:val="9712F8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31A259A2"/>
    <w:multiLevelType w:val="hybridMultilevel"/>
    <w:tmpl w:val="AB7EAEBA"/>
    <w:lvl w:ilvl="0" w:tplc="04090003">
      <w:start w:val="1"/>
      <w:numFmt w:val="bullet"/>
      <w:lvlText w:val="o"/>
      <w:lvlJc w:val="left"/>
      <w:pPr>
        <w:ind w:left="9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6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6" w:hanging="360"/>
      </w:pPr>
      <w:rPr>
        <w:rFonts w:ascii="Wingdings" w:hAnsi="Wingdings" w:hint="default"/>
      </w:rPr>
    </w:lvl>
  </w:abstractNum>
  <w:abstractNum w:abstractNumId="7" w15:restartNumberingAfterBreak="0">
    <w:nsid w:val="37D92E17"/>
    <w:multiLevelType w:val="hybridMultilevel"/>
    <w:tmpl w:val="EC58A728"/>
    <w:lvl w:ilvl="0" w:tplc="1F9AC42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E6240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D076C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0EAF9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B688BB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6EE24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8650A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CC844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C41E3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F1777A"/>
    <w:multiLevelType w:val="hybridMultilevel"/>
    <w:tmpl w:val="B686E8A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B2477B"/>
    <w:multiLevelType w:val="hybridMultilevel"/>
    <w:tmpl w:val="92C2A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707EA8"/>
    <w:multiLevelType w:val="hybridMultilevel"/>
    <w:tmpl w:val="65501E80"/>
    <w:lvl w:ilvl="0" w:tplc="04090001">
      <w:start w:val="1"/>
      <w:numFmt w:val="bullet"/>
      <w:lvlText w:val=""/>
      <w:lvlJc w:val="left"/>
      <w:pPr>
        <w:ind w:left="9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6" w:hanging="360"/>
      </w:pPr>
      <w:rPr>
        <w:rFonts w:ascii="Wingdings" w:hAnsi="Wingdings" w:hint="default"/>
      </w:rPr>
    </w:lvl>
  </w:abstractNum>
  <w:abstractNum w:abstractNumId="11" w15:restartNumberingAfterBreak="0">
    <w:nsid w:val="65EE1CDC"/>
    <w:multiLevelType w:val="hybridMultilevel"/>
    <w:tmpl w:val="A4F265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6935BCE"/>
    <w:multiLevelType w:val="multilevel"/>
    <w:tmpl w:val="54CEB6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66EB7F66"/>
    <w:multiLevelType w:val="hybridMultilevel"/>
    <w:tmpl w:val="6BD8D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CF4E0D"/>
    <w:multiLevelType w:val="hybridMultilevel"/>
    <w:tmpl w:val="D18C6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460D76"/>
    <w:multiLevelType w:val="hybridMultilevel"/>
    <w:tmpl w:val="519C38AC"/>
    <w:lvl w:ilvl="0" w:tplc="04090003">
      <w:start w:val="1"/>
      <w:numFmt w:val="bullet"/>
      <w:lvlText w:val="o"/>
      <w:lvlJc w:val="left"/>
      <w:pPr>
        <w:ind w:left="106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16" w15:restartNumberingAfterBreak="0">
    <w:nsid w:val="6E296A07"/>
    <w:multiLevelType w:val="hybridMultilevel"/>
    <w:tmpl w:val="9FA051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9E223F"/>
    <w:multiLevelType w:val="hybridMultilevel"/>
    <w:tmpl w:val="1076D6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6"/>
  </w:num>
  <w:num w:numId="4">
    <w:abstractNumId w:val="5"/>
  </w:num>
  <w:num w:numId="5">
    <w:abstractNumId w:val="14"/>
  </w:num>
  <w:num w:numId="6">
    <w:abstractNumId w:val="9"/>
  </w:num>
  <w:num w:numId="7">
    <w:abstractNumId w:val="12"/>
  </w:num>
  <w:num w:numId="8">
    <w:abstractNumId w:val="0"/>
  </w:num>
  <w:num w:numId="9">
    <w:abstractNumId w:val="3"/>
  </w:num>
  <w:num w:numId="10">
    <w:abstractNumId w:val="2"/>
  </w:num>
  <w:num w:numId="11">
    <w:abstractNumId w:val="13"/>
  </w:num>
  <w:num w:numId="12">
    <w:abstractNumId w:val="6"/>
  </w:num>
  <w:num w:numId="13">
    <w:abstractNumId w:val="10"/>
  </w:num>
  <w:num w:numId="14">
    <w:abstractNumId w:val="15"/>
  </w:num>
  <w:num w:numId="15">
    <w:abstractNumId w:val="8"/>
  </w:num>
  <w:num w:numId="16">
    <w:abstractNumId w:val="11"/>
  </w:num>
  <w:num w:numId="17">
    <w:abstractNumId w:val="17"/>
  </w:num>
  <w:num w:numId="18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Ngoc Khai Nguyen">
    <w15:presenceInfo w15:providerId="Windows Live" w15:userId="3529dd002baa26f8"/>
  </w15:person>
  <w15:person w15:author="Ngọc Hiển nguyễn">
    <w15:presenceInfo w15:providerId="Windows Live" w15:userId="0bdaf8e07b8305a8"/>
  </w15:person>
  <w15:person w15:author="Hoan Ng">
    <w15:presenceInfo w15:providerId="None" w15:userId="Hoan Ng"/>
  </w15:person>
  <w15:person w15:author="Hoan Nguyễn Công">
    <w15:presenceInfo w15:providerId="None" w15:userId="Hoan Nguyễn Côn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EEA"/>
    <w:rsid w:val="00031AB3"/>
    <w:rsid w:val="00046086"/>
    <w:rsid w:val="00076ED2"/>
    <w:rsid w:val="000A62CC"/>
    <w:rsid w:val="000B6656"/>
    <w:rsid w:val="000E7115"/>
    <w:rsid w:val="001000CE"/>
    <w:rsid w:val="00125EE1"/>
    <w:rsid w:val="001463ED"/>
    <w:rsid w:val="0019385D"/>
    <w:rsid w:val="001A10B2"/>
    <w:rsid w:val="0028393F"/>
    <w:rsid w:val="00312D87"/>
    <w:rsid w:val="00331084"/>
    <w:rsid w:val="003715AE"/>
    <w:rsid w:val="003A1EEA"/>
    <w:rsid w:val="003C31C6"/>
    <w:rsid w:val="003F5DF7"/>
    <w:rsid w:val="00404F72"/>
    <w:rsid w:val="00443FEF"/>
    <w:rsid w:val="00465445"/>
    <w:rsid w:val="00493F51"/>
    <w:rsid w:val="004D06CE"/>
    <w:rsid w:val="004D5B84"/>
    <w:rsid w:val="004E24B0"/>
    <w:rsid w:val="004E7226"/>
    <w:rsid w:val="004F7C19"/>
    <w:rsid w:val="005021B9"/>
    <w:rsid w:val="005275B3"/>
    <w:rsid w:val="00560DAF"/>
    <w:rsid w:val="00576D27"/>
    <w:rsid w:val="005B1E89"/>
    <w:rsid w:val="005C7BA1"/>
    <w:rsid w:val="005D20B5"/>
    <w:rsid w:val="005F3BAC"/>
    <w:rsid w:val="006D34F3"/>
    <w:rsid w:val="00704AD5"/>
    <w:rsid w:val="007058EA"/>
    <w:rsid w:val="007123E3"/>
    <w:rsid w:val="007269C2"/>
    <w:rsid w:val="0074318A"/>
    <w:rsid w:val="00780B90"/>
    <w:rsid w:val="00795B53"/>
    <w:rsid w:val="00796446"/>
    <w:rsid w:val="007A7351"/>
    <w:rsid w:val="007E56BA"/>
    <w:rsid w:val="00843501"/>
    <w:rsid w:val="008453D8"/>
    <w:rsid w:val="00863D73"/>
    <w:rsid w:val="008854BF"/>
    <w:rsid w:val="0089530F"/>
    <w:rsid w:val="008967CF"/>
    <w:rsid w:val="008B2496"/>
    <w:rsid w:val="00921EC5"/>
    <w:rsid w:val="0095052C"/>
    <w:rsid w:val="00963EA9"/>
    <w:rsid w:val="00990D7E"/>
    <w:rsid w:val="009A101C"/>
    <w:rsid w:val="009A7F6C"/>
    <w:rsid w:val="00A53996"/>
    <w:rsid w:val="00A61FE8"/>
    <w:rsid w:val="00A869C5"/>
    <w:rsid w:val="00AA79A0"/>
    <w:rsid w:val="00AD218C"/>
    <w:rsid w:val="00B01D4B"/>
    <w:rsid w:val="00B74CF6"/>
    <w:rsid w:val="00B9734C"/>
    <w:rsid w:val="00BA48AD"/>
    <w:rsid w:val="00BC30BA"/>
    <w:rsid w:val="00BD19A7"/>
    <w:rsid w:val="00BD6A89"/>
    <w:rsid w:val="00C25D9A"/>
    <w:rsid w:val="00C53CB9"/>
    <w:rsid w:val="00C62B4E"/>
    <w:rsid w:val="00C65BB0"/>
    <w:rsid w:val="00CF74E9"/>
    <w:rsid w:val="00D14140"/>
    <w:rsid w:val="00D249C5"/>
    <w:rsid w:val="00D41AC0"/>
    <w:rsid w:val="00D64C5C"/>
    <w:rsid w:val="00DA631E"/>
    <w:rsid w:val="00DB3324"/>
    <w:rsid w:val="00DF7DD4"/>
    <w:rsid w:val="00E3538F"/>
    <w:rsid w:val="00E41356"/>
    <w:rsid w:val="00E47DE9"/>
    <w:rsid w:val="00E60ADD"/>
    <w:rsid w:val="00E61DC3"/>
    <w:rsid w:val="00E62EE1"/>
    <w:rsid w:val="00E70A22"/>
    <w:rsid w:val="00E73405"/>
    <w:rsid w:val="00EB1D6F"/>
    <w:rsid w:val="00EB4AFD"/>
    <w:rsid w:val="00EF0E5C"/>
    <w:rsid w:val="00F02E35"/>
    <w:rsid w:val="00F11E48"/>
    <w:rsid w:val="00F94CDE"/>
    <w:rsid w:val="00FA7016"/>
    <w:rsid w:val="00FF3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3AA34"/>
  <w15:chartTrackingRefBased/>
  <w15:docId w15:val="{D66A31FD-A5E0-467D-9C7E-2D1B9E7E2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1"/>
    <w:qFormat/>
    <w:rsid w:val="00DB3324"/>
    <w:pPr>
      <w:spacing w:after="0" w:line="240" w:lineRule="auto"/>
      <w:ind w:left="110"/>
      <w:outlineLvl w:val="0"/>
    </w:pPr>
    <w:rPr>
      <w:rFonts w:ascii="Times New Roman" w:eastAsia="Times New Roman" w:hAnsi="Times New Roman" w:cs="Times New Roman"/>
      <w:b/>
      <w:bCs/>
      <w:sz w:val="24"/>
      <w:szCs w:val="24"/>
      <w:lang w:bidi="en-US"/>
    </w:rPr>
  </w:style>
  <w:style w:type="paragraph" w:styleId="u2">
    <w:name w:val="heading 2"/>
    <w:basedOn w:val="Binhthng"/>
    <w:next w:val="Binhthng"/>
    <w:link w:val="u2Char"/>
    <w:qFormat/>
    <w:rsid w:val="00DB3324"/>
    <w:pPr>
      <w:keepNext/>
      <w:spacing w:after="0" w:line="240" w:lineRule="auto"/>
      <w:outlineLvl w:val="1"/>
    </w:pPr>
    <w:rPr>
      <w:rFonts w:ascii="VNtimes new roman" w:eastAsia="SimSun" w:hAnsi="VNtimes new roman" w:cs="Times New Roman"/>
      <w:b/>
      <w:bCs/>
      <w:sz w:val="28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7E56BA"/>
    <w:pPr>
      <w:ind w:left="720"/>
      <w:contextualSpacing/>
    </w:pPr>
  </w:style>
  <w:style w:type="paragraph" w:styleId="Bongchuthich">
    <w:name w:val="Balloon Text"/>
    <w:basedOn w:val="Binhthng"/>
    <w:link w:val="BongchuthichChar"/>
    <w:uiPriority w:val="99"/>
    <w:semiHidden/>
    <w:unhideWhenUsed/>
    <w:rsid w:val="00576D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576D27"/>
    <w:rPr>
      <w:rFonts w:ascii="Segoe UI" w:hAnsi="Segoe UI" w:cs="Segoe UI"/>
      <w:sz w:val="18"/>
      <w:szCs w:val="18"/>
    </w:rPr>
  </w:style>
  <w:style w:type="paragraph" w:styleId="Duytlai">
    <w:name w:val="Revision"/>
    <w:hidden/>
    <w:uiPriority w:val="99"/>
    <w:semiHidden/>
    <w:rsid w:val="008854BF"/>
    <w:pPr>
      <w:spacing w:after="0" w:line="240" w:lineRule="auto"/>
    </w:pPr>
  </w:style>
  <w:style w:type="table" w:styleId="LiBang">
    <w:name w:val="Table Grid"/>
    <w:basedOn w:val="BangThngthng"/>
    <w:uiPriority w:val="39"/>
    <w:rsid w:val="007A73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1Char">
    <w:name w:val="Đầu đề 1 Char"/>
    <w:basedOn w:val="Phngmcinhcuaoanvn"/>
    <w:link w:val="u1"/>
    <w:uiPriority w:val="1"/>
    <w:rsid w:val="00DB3324"/>
    <w:rPr>
      <w:rFonts w:ascii="Times New Roman" w:eastAsia="Times New Roman" w:hAnsi="Times New Roman" w:cs="Times New Roman"/>
      <w:b/>
      <w:bCs/>
      <w:sz w:val="24"/>
      <w:szCs w:val="24"/>
      <w:lang w:bidi="en-US"/>
    </w:rPr>
  </w:style>
  <w:style w:type="character" w:customStyle="1" w:styleId="u2Char">
    <w:name w:val="Đầu đề 2 Char"/>
    <w:basedOn w:val="Phngmcinhcuaoanvn"/>
    <w:link w:val="u2"/>
    <w:rsid w:val="00DB3324"/>
    <w:rPr>
      <w:rFonts w:ascii="VNtimes new roman" w:eastAsia="SimSun" w:hAnsi="VNtimes new roman" w:cs="Times New Roman"/>
      <w:b/>
      <w:bCs/>
      <w:sz w:val="28"/>
      <w:szCs w:val="24"/>
    </w:rPr>
  </w:style>
  <w:style w:type="character" w:styleId="Manh">
    <w:name w:val="Strong"/>
    <w:basedOn w:val="Phngmcinhcuaoanvn"/>
    <w:uiPriority w:val="22"/>
    <w:qFormat/>
    <w:rsid w:val="00DB332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7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8265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596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287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8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image" Target="media/image8.wmf"/><Relationship Id="rId18" Type="http://schemas.openxmlformats.org/officeDocument/2006/relationships/image" Target="media/image8.jp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3.png"/><Relationship Id="rId10" Type="http://schemas.openxmlformats.org/officeDocument/2006/relationships/image" Target="media/image5.jpeg"/><Relationship Id="rId19" Type="http://schemas.openxmlformats.org/officeDocument/2006/relationships/image" Target="media/image9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8FE220-DCE4-4479-8C08-1043252519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1185</Words>
  <Characters>6758</Characters>
  <Application>Microsoft Office Word</Application>
  <DocSecurity>0</DocSecurity>
  <Lines>56</Lines>
  <Paragraphs>15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Công Hoan</dc:creator>
  <cp:keywords/>
  <dc:description/>
  <cp:lastModifiedBy>Ngọc Hiển nguyễn</cp:lastModifiedBy>
  <cp:revision>2</cp:revision>
  <dcterms:created xsi:type="dcterms:W3CDTF">2019-07-05T17:30:00Z</dcterms:created>
  <dcterms:modified xsi:type="dcterms:W3CDTF">2019-07-05T17:30:00Z</dcterms:modified>
</cp:coreProperties>
</file>